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E7075" w14:textId="3428C692" w:rsidR="00880A81" w:rsidRDefault="006D5E32" w:rsidP="006D5E32">
      <w:pPr>
        <w:pStyle w:val="Title"/>
      </w:pPr>
      <w:r>
        <w:t>Modelling pooling strategies for SARS-Co</w:t>
      </w:r>
      <w:r w:rsidR="003A3113">
        <w:t>V</w:t>
      </w:r>
      <w:r>
        <w:t xml:space="preserve">-2 </w:t>
      </w:r>
      <w:r w:rsidR="006552BF">
        <w:t xml:space="preserve">testing </w:t>
      </w:r>
      <w:r>
        <w:t>in a university setting</w:t>
      </w:r>
    </w:p>
    <w:p w14:paraId="53F15AAE" w14:textId="6D30B693" w:rsidR="006D5E32" w:rsidRDefault="006D5E32"/>
    <w:p w14:paraId="00D91ECA" w14:textId="08C264E5" w:rsidR="006D5E32" w:rsidRPr="00C24578" w:rsidRDefault="00B817AF">
      <w:pPr>
        <w:rPr>
          <w:vertAlign w:val="superscript"/>
        </w:rPr>
      </w:pPr>
      <w:r>
        <w:t>Gibran Hemani</w:t>
      </w:r>
      <w:r w:rsidR="00CD2A8E" w:rsidRPr="208686BD">
        <w:rPr>
          <w:vertAlign w:val="superscript"/>
        </w:rPr>
        <w:t>1</w:t>
      </w:r>
      <w:r w:rsidR="00025C83" w:rsidRPr="208686BD">
        <w:rPr>
          <w:vertAlign w:val="superscript"/>
        </w:rPr>
        <w:t>,2</w:t>
      </w:r>
      <w:r>
        <w:t xml:space="preserve">, Amy </w:t>
      </w:r>
      <w:r w:rsidR="00186AD8">
        <w:t>C</w:t>
      </w:r>
      <w:r>
        <w:t xml:space="preserve"> Thomas</w:t>
      </w:r>
      <w:r w:rsidR="002877D7">
        <w:rPr>
          <w:vertAlign w:val="superscript"/>
        </w:rPr>
        <w:t>4</w:t>
      </w:r>
      <w:r>
        <w:t xml:space="preserve">, </w:t>
      </w:r>
      <w:r w:rsidR="004F314A">
        <w:t>Josephine G. Walker</w:t>
      </w:r>
      <w:r w:rsidR="004F314A" w:rsidRPr="208686BD">
        <w:rPr>
          <w:vertAlign w:val="superscript"/>
        </w:rPr>
        <w:t>2</w:t>
      </w:r>
      <w:r w:rsidR="004F314A">
        <w:t xml:space="preserve">, </w:t>
      </w:r>
      <w:r w:rsidR="00553505">
        <w:t xml:space="preserve">Adam </w:t>
      </w:r>
      <w:r w:rsidR="0A505DF6">
        <w:t>Trickey</w:t>
      </w:r>
      <w:r w:rsidR="7B4F4CDC" w:rsidRPr="208686BD">
        <w:rPr>
          <w:vertAlign w:val="superscript"/>
        </w:rPr>
        <w:t>2</w:t>
      </w:r>
      <w:r w:rsidR="00553505">
        <w:t xml:space="preserve">, Emily </w:t>
      </w:r>
      <w:r w:rsidR="62E92393">
        <w:t>Nixon</w:t>
      </w:r>
      <w:r w:rsidR="6B1803D0" w:rsidRPr="208686BD">
        <w:rPr>
          <w:vertAlign w:val="superscript"/>
        </w:rPr>
        <w:t>4</w:t>
      </w:r>
      <w:r w:rsidR="00534399" w:rsidRPr="55BD2FB0">
        <w:rPr>
          <w:vertAlign w:val="superscript"/>
        </w:rPr>
        <w:t>,</w:t>
      </w:r>
      <w:r w:rsidR="5DF45A85" w:rsidRPr="55BD2FB0">
        <w:rPr>
          <w:vertAlign w:val="superscript"/>
        </w:rPr>
        <w:t>5</w:t>
      </w:r>
      <w:r w:rsidR="00534399">
        <w:t>,</w:t>
      </w:r>
      <w:r w:rsidR="00B11F9E">
        <w:t xml:space="preserve"> </w:t>
      </w:r>
      <w:r w:rsidR="00D75A41">
        <w:t>David Ellis</w:t>
      </w:r>
      <w:r w:rsidR="004E10A6">
        <w:rPr>
          <w:vertAlign w:val="superscript"/>
        </w:rPr>
        <w:t>6</w:t>
      </w:r>
      <w:r w:rsidR="00D75A41">
        <w:t>,</w:t>
      </w:r>
      <w:r w:rsidR="00B11F9E">
        <w:t xml:space="preserve"> </w:t>
      </w:r>
      <w:r w:rsidR="00CD2A8E">
        <w:t>Rachel Kwiatkowska</w:t>
      </w:r>
      <w:r w:rsidR="00595165">
        <w:rPr>
          <w:vertAlign w:val="superscript"/>
        </w:rPr>
        <w:t>2</w:t>
      </w:r>
      <w:r w:rsidR="00CD2A8E">
        <w:t>,</w:t>
      </w:r>
      <w:r w:rsidR="00534399">
        <w:t xml:space="preserve"> </w:t>
      </w:r>
      <w:r w:rsidR="00AF15FD">
        <w:t>Caroline Relton</w:t>
      </w:r>
      <w:r w:rsidR="001858FE" w:rsidRPr="55BD2FB0">
        <w:rPr>
          <w:vertAlign w:val="superscript"/>
        </w:rPr>
        <w:t>1,2</w:t>
      </w:r>
      <w:r w:rsidR="00AF15FD">
        <w:t xml:space="preserve">, </w:t>
      </w:r>
      <w:r w:rsidR="00964916">
        <w:t>Leon Danon</w:t>
      </w:r>
      <w:r w:rsidR="00205F35">
        <w:rPr>
          <w:vertAlign w:val="superscript"/>
        </w:rPr>
        <w:t>7</w:t>
      </w:r>
      <w:r w:rsidR="004B44BD">
        <w:rPr>
          <w:vertAlign w:val="superscript"/>
        </w:rPr>
        <w:t>,</w:t>
      </w:r>
      <w:r w:rsidR="00205F35">
        <w:rPr>
          <w:vertAlign w:val="superscript"/>
        </w:rPr>
        <w:t>8</w:t>
      </w:r>
      <w:r w:rsidR="00964916">
        <w:t xml:space="preserve">, Hannah </w:t>
      </w:r>
      <w:r w:rsidR="058BABA3">
        <w:t>Christen</w:t>
      </w:r>
      <w:r w:rsidR="2D108262">
        <w:t>sen</w:t>
      </w:r>
      <w:r w:rsidR="4EE492C9" w:rsidRPr="208686BD">
        <w:rPr>
          <w:vertAlign w:val="superscript"/>
        </w:rPr>
        <w:t>2</w:t>
      </w:r>
      <w:r w:rsidR="79E9B5ED" w:rsidRPr="208686BD">
        <w:rPr>
          <w:vertAlign w:val="superscript"/>
        </w:rPr>
        <w:t>,3</w:t>
      </w:r>
      <w:r w:rsidR="00257CA6">
        <w:t>, Ellen Brooks</w:t>
      </w:r>
      <w:r w:rsidR="00F60CE6">
        <w:t>-</w:t>
      </w:r>
      <w:r w:rsidR="00B11F9E">
        <w:t>Pollock</w:t>
      </w:r>
      <w:r w:rsidR="00DC1B0D">
        <w:rPr>
          <w:vertAlign w:val="superscript"/>
        </w:rPr>
        <w:t>3</w:t>
      </w:r>
      <w:r w:rsidR="00216F06">
        <w:rPr>
          <w:vertAlign w:val="superscript"/>
        </w:rPr>
        <w:t>,</w:t>
      </w:r>
      <w:r w:rsidR="00D510A5">
        <w:rPr>
          <w:vertAlign w:val="superscript"/>
        </w:rPr>
        <w:t>4</w:t>
      </w:r>
    </w:p>
    <w:p w14:paraId="6696F56E" w14:textId="77777777" w:rsidR="00CD2A8E" w:rsidRDefault="00CD2A8E"/>
    <w:p w14:paraId="1C2EAD3F" w14:textId="3DCA77B4" w:rsidR="00CD2A8E" w:rsidRDefault="00CD2A8E">
      <w:r>
        <w:t>Affiliations</w:t>
      </w:r>
    </w:p>
    <w:p w14:paraId="2602BE04" w14:textId="356516BC" w:rsidR="00CD2A8E" w:rsidRDefault="00CD2A8E" w:rsidP="00CD2A8E">
      <w:pPr>
        <w:pStyle w:val="ListParagraph"/>
        <w:numPr>
          <w:ilvl w:val="0"/>
          <w:numId w:val="5"/>
        </w:numPr>
      </w:pPr>
      <w:r>
        <w:t>MRC Integrative Epidemiology Unit, University of Bristol</w:t>
      </w:r>
    </w:p>
    <w:p w14:paraId="06AD17A0" w14:textId="6B9B0AFF" w:rsidR="006D5E32" w:rsidRDefault="00025C83" w:rsidP="00AE65A6">
      <w:pPr>
        <w:pStyle w:val="ListParagraph"/>
        <w:numPr>
          <w:ilvl w:val="0"/>
          <w:numId w:val="5"/>
        </w:numPr>
      </w:pPr>
      <w:r>
        <w:t>Population Health Sciences, Bristol Medical School, University of Bristol</w:t>
      </w:r>
    </w:p>
    <w:p w14:paraId="6A6E0D34" w14:textId="175B3412" w:rsidR="3A7FC517" w:rsidRDefault="3A7FC517" w:rsidP="4D0F43D9">
      <w:pPr>
        <w:pStyle w:val="ListParagraph"/>
        <w:numPr>
          <w:ilvl w:val="0"/>
          <w:numId w:val="5"/>
        </w:numPr>
      </w:pPr>
      <w:r>
        <w:t>NIHR Health Protection Research Unit in Behavioural Science and Evaluation</w:t>
      </w:r>
    </w:p>
    <w:p w14:paraId="5A30F767" w14:textId="77777777" w:rsidR="002877D7" w:rsidRDefault="002877D7" w:rsidP="002877D7">
      <w:pPr>
        <w:pStyle w:val="ListParagraph"/>
        <w:numPr>
          <w:ilvl w:val="0"/>
          <w:numId w:val="5"/>
        </w:numPr>
      </w:pPr>
      <w:r>
        <w:t>Bristol Veterinary School, University of Bristol</w:t>
      </w:r>
    </w:p>
    <w:p w14:paraId="5D0B1F59" w14:textId="30A8E83F" w:rsidR="3A7FC517" w:rsidRDefault="3A7FC517" w:rsidP="4D0F43D9">
      <w:pPr>
        <w:pStyle w:val="ListParagraph"/>
        <w:numPr>
          <w:ilvl w:val="0"/>
          <w:numId w:val="5"/>
        </w:numPr>
      </w:pPr>
      <w:r>
        <w:t>School of Biological Sciences, University of Bristol</w:t>
      </w:r>
    </w:p>
    <w:p w14:paraId="52EC8803" w14:textId="171C1044" w:rsidR="004E10A6" w:rsidRDefault="004E10A6" w:rsidP="004E10A6">
      <w:pPr>
        <w:pStyle w:val="ListParagraph"/>
        <w:numPr>
          <w:ilvl w:val="0"/>
          <w:numId w:val="5"/>
        </w:numPr>
      </w:pPr>
      <w:r w:rsidRPr="004E10A6">
        <w:t>School of Mathematics, University of Bristol, Fry Building, Woodland Road,</w:t>
      </w:r>
      <w:r>
        <w:t xml:space="preserve"> </w:t>
      </w:r>
      <w:r w:rsidRPr="004E10A6">
        <w:t>Bristol BS8 1UG, UK</w:t>
      </w:r>
    </w:p>
    <w:p w14:paraId="42A65384" w14:textId="77777777" w:rsidR="00A853CC" w:rsidRDefault="00A853CC" w:rsidP="00A853CC">
      <w:pPr>
        <w:pStyle w:val="ListParagraph"/>
        <w:numPr>
          <w:ilvl w:val="0"/>
          <w:numId w:val="5"/>
        </w:numPr>
      </w:pPr>
      <w:r w:rsidRPr="00A853CC">
        <w:t>Computer Science, University of Exeter, Exeter, UK</w:t>
      </w:r>
    </w:p>
    <w:p w14:paraId="5FF0C128" w14:textId="3EE8FF54" w:rsidR="006A1E1C" w:rsidRDefault="00A853CC" w:rsidP="00642E4C">
      <w:pPr>
        <w:pStyle w:val="ListParagraph"/>
        <w:numPr>
          <w:ilvl w:val="0"/>
          <w:numId w:val="5"/>
        </w:numPr>
      </w:pPr>
      <w:r w:rsidRPr="00A853CC">
        <w:t xml:space="preserve">Alan Turing Institute, British Library, London, UK </w:t>
      </w:r>
    </w:p>
    <w:p w14:paraId="4D9C456E" w14:textId="77777777" w:rsidR="00131FE6" w:rsidRDefault="00131FE6" w:rsidP="00131FE6"/>
    <w:p w14:paraId="000B2AB3" w14:textId="46264EA7" w:rsidR="00131FE6" w:rsidRDefault="00131FE6" w:rsidP="00131FE6">
      <w:r>
        <w:t>Corresponding author: Gibran Hemani (g.hemani@bristol.ac.uk)</w:t>
      </w:r>
    </w:p>
    <w:p w14:paraId="1B937BC6" w14:textId="16DEFADA" w:rsidR="006D5E32" w:rsidRDefault="006D5E32" w:rsidP="006D5E32">
      <w:pPr>
        <w:pStyle w:val="Heading1"/>
      </w:pPr>
      <w:r>
        <w:t>Abstract</w:t>
      </w:r>
    </w:p>
    <w:p w14:paraId="034A3565" w14:textId="25230193" w:rsidR="006D5E32" w:rsidRDefault="0060427F">
      <w:r>
        <w:t>Pre</w:t>
      </w:r>
      <w:r w:rsidR="00DA67F6">
        <w:t>-</w:t>
      </w:r>
      <w:r>
        <w:t xml:space="preserve">symptomatic and asymptomatic transmission of </w:t>
      </w:r>
      <w:ins w:id="0" w:author="Theil, Florence" w:date="2021-02-23T09:35:00Z">
        <w:r w:rsidR="0051559E">
          <w:t xml:space="preserve">severe </w:t>
        </w:r>
      </w:ins>
      <w:ins w:id="1" w:author="Theil, Florence" w:date="2021-02-23T09:36:00Z">
        <w:r w:rsidR="0051559E">
          <w:t xml:space="preserve">acute respiratory syndrome </w:t>
        </w:r>
        <w:r w:rsidR="00316D99">
          <w:t xml:space="preserve">coronavirus 2 </w:t>
        </w:r>
        <w:r w:rsidR="0051559E">
          <w:t>(</w:t>
        </w:r>
      </w:ins>
      <w:r>
        <w:t>SARS-Co</w:t>
      </w:r>
      <w:r w:rsidR="00C24573">
        <w:t>V</w:t>
      </w:r>
      <w:r>
        <w:t>-2</w:t>
      </w:r>
      <w:ins w:id="2" w:author="Theil, Florence" w:date="2021-02-23T09:36:00Z">
        <w:r w:rsidR="0051559E">
          <w:t>)</w:t>
        </w:r>
      </w:ins>
      <w:r>
        <w:t xml:space="preserve"> are </w:t>
      </w:r>
      <w:r w:rsidR="0035719D">
        <w:t xml:space="preserve">important </w:t>
      </w:r>
      <w:r w:rsidR="007E7CB2">
        <w:t xml:space="preserve">elements </w:t>
      </w:r>
      <w:r w:rsidR="0035719D">
        <w:t xml:space="preserve">in the </w:t>
      </w:r>
      <w:ins w:id="3" w:author="Theil, Florence" w:date="2021-02-23T09:36:00Z">
        <w:r w:rsidR="00316D99">
          <w:t>coronavirus disease 2019 (</w:t>
        </w:r>
      </w:ins>
      <w:r w:rsidR="0035719D">
        <w:t>C</w:t>
      </w:r>
      <w:ins w:id="4" w:author="Theil, Florence" w:date="2021-02-23T09:36:00Z">
        <w:r w:rsidR="00316D99">
          <w:t>OVID</w:t>
        </w:r>
      </w:ins>
      <w:del w:id="5" w:author="Theil, Florence" w:date="2021-02-23T09:36:00Z">
        <w:r w:rsidR="0035719D" w:rsidDel="00316D99">
          <w:delText>ovid</w:delText>
        </w:r>
      </w:del>
      <w:r w:rsidR="0035719D">
        <w:t>-19</w:t>
      </w:r>
      <w:ins w:id="6" w:author="Theil, Florence" w:date="2021-02-23T09:36:00Z">
        <w:r w:rsidR="00316D99">
          <w:t>)</w:t>
        </w:r>
      </w:ins>
      <w:r w:rsidR="0035719D">
        <w:t xml:space="preserve"> pandemic, and until vaccines are made widely available </w:t>
      </w:r>
      <w:r w:rsidR="007E7CB2">
        <w:t xml:space="preserve">there remains a </w:t>
      </w:r>
      <w:r w:rsidR="00035D47">
        <w:t>rel</w:t>
      </w:r>
      <w:r w:rsidR="007E7CB2">
        <w:t>iance</w:t>
      </w:r>
      <w:r w:rsidR="00035D47">
        <w:t xml:space="preserve"> on testing to manage </w:t>
      </w:r>
      <w:r w:rsidR="006466B9">
        <w:t>the spread of the disease</w:t>
      </w:r>
      <w:r w:rsidR="388E9B1F">
        <w:t xml:space="preserve">, alongside non-pharmaceutical interventions such as measures to </w:t>
      </w:r>
      <w:r w:rsidR="77A97958">
        <w:t>reduce close social interactions</w:t>
      </w:r>
      <w:r w:rsidR="55EE7C24">
        <w:t xml:space="preserve">. </w:t>
      </w:r>
      <w:r w:rsidR="037C7AF7">
        <w:t xml:space="preserve">In the UK, many universities opened for </w:t>
      </w:r>
      <w:r w:rsidR="002C6427">
        <w:t>blended learning</w:t>
      </w:r>
      <w:r w:rsidR="037C7AF7">
        <w:t xml:space="preserve"> for the 2020-2021 academic year, with a mixture of face to face and online </w:t>
      </w:r>
      <w:r w:rsidR="20EFA09F">
        <w:t xml:space="preserve">teaching. </w:t>
      </w:r>
      <w:r w:rsidR="006466B9">
        <w:t xml:space="preserve">In this study </w:t>
      </w:r>
      <w:r w:rsidR="00DD0F48">
        <w:t xml:space="preserve">we present a </w:t>
      </w:r>
      <w:r w:rsidR="006466B9">
        <w:t>simulation</w:t>
      </w:r>
      <w:r w:rsidR="00DD0F48">
        <w:t xml:space="preserve"> framework </w:t>
      </w:r>
      <w:r w:rsidR="006466B9">
        <w:t xml:space="preserve">to evaluate the effectiveness of different </w:t>
      </w:r>
      <w:r w:rsidR="5DD76517">
        <w:t xml:space="preserve">asymptomatic </w:t>
      </w:r>
      <w:r w:rsidR="006466B9">
        <w:t>testing strategies within a university setting</w:t>
      </w:r>
      <w:r w:rsidR="006E360F">
        <w:t>, across a range of</w:t>
      </w:r>
      <w:r w:rsidR="00D05C2B">
        <w:t xml:space="preserve"> transmission scenarios</w:t>
      </w:r>
      <w:r w:rsidR="006466B9">
        <w:t xml:space="preserve">. </w:t>
      </w:r>
      <w:r w:rsidR="00C91FAE">
        <w:t xml:space="preserve">We show </w:t>
      </w:r>
      <w:r w:rsidR="00162B51">
        <w:t xml:space="preserve">that when positive cases are clustered by known </w:t>
      </w:r>
      <w:r w:rsidR="002978A8">
        <w:t xml:space="preserve">social structures, such as </w:t>
      </w:r>
      <w:r w:rsidR="00744F6A">
        <w:t>student house</w:t>
      </w:r>
      <w:r w:rsidR="00304188">
        <w:t>hold</w:t>
      </w:r>
      <w:r w:rsidR="002978A8">
        <w:t xml:space="preserve">s, </w:t>
      </w:r>
      <w:r w:rsidR="0041413A">
        <w:t xml:space="preserve">the </w:t>
      </w:r>
      <w:r w:rsidR="002978A8">
        <w:t xml:space="preserve">pooling </w:t>
      </w:r>
      <w:r w:rsidR="0041413A">
        <w:t xml:space="preserve">of </w:t>
      </w:r>
      <w:r w:rsidR="002978A8">
        <w:t xml:space="preserve">samples </w:t>
      </w:r>
      <w:r w:rsidR="00EC2301">
        <w:t>by these</w:t>
      </w:r>
      <w:r w:rsidR="00D86141">
        <w:t xml:space="preserve"> social structures can substantially </w:t>
      </w:r>
      <w:r w:rsidR="67F06552">
        <w:t>reduce the total cost of conducting</w:t>
      </w:r>
      <w:r w:rsidDel="00D86141">
        <w:t xml:space="preserve"> </w:t>
      </w:r>
      <w:r w:rsidR="00674D19">
        <w:t xml:space="preserve">RT-qPCR tests. </w:t>
      </w:r>
      <w:r w:rsidR="00DD0F48">
        <w:t>We also note that r</w:t>
      </w:r>
      <w:r w:rsidR="002B0D93">
        <w:t xml:space="preserve">outine recording of quantitative </w:t>
      </w:r>
      <w:r w:rsidR="00DD0F48">
        <w:t>RT-qPCR results would facilitate future modelling studies.</w:t>
      </w:r>
    </w:p>
    <w:p w14:paraId="25D17DCD" w14:textId="2C90BB09" w:rsidR="006D5E32" w:rsidRDefault="006D5E32" w:rsidP="00B76265">
      <w:pPr>
        <w:pStyle w:val="Heading1"/>
      </w:pPr>
      <w:r>
        <w:t>Introduction</w:t>
      </w:r>
    </w:p>
    <w:p w14:paraId="0BDC2616" w14:textId="6A7D26AE" w:rsidR="006D5E32" w:rsidRDefault="6FF7A147" w:rsidP="006D5E32">
      <w:r>
        <w:t xml:space="preserve">In the midst of the </w:t>
      </w:r>
      <w:ins w:id="7" w:author="Theil, Florence" w:date="2021-02-23T09:39:00Z">
        <w:r w:rsidR="00481497">
          <w:t>coronavirus disease 2019 (</w:t>
        </w:r>
      </w:ins>
      <w:r>
        <w:t>COVID-19</w:t>
      </w:r>
      <w:ins w:id="8" w:author="Theil, Florence" w:date="2021-02-23T09:39:00Z">
        <w:r w:rsidR="00481497">
          <w:t>)</w:t>
        </w:r>
      </w:ins>
      <w:r>
        <w:t xml:space="preserve"> pandemic, university students represent a demographic in the population who are likely to experience low rates of symptomatic infection</w:t>
      </w:r>
      <w:r w:rsidR="001777DF">
        <w:fldChar w:fldCharType="begin" w:fldLock="1"/>
      </w:r>
      <w:r w:rsidR="001777DF">
        <w:instrText>ADDIN CSL_CITATION {"citationItems":[{"id":"ITEM-1","itemData":{"DOI":"10.1038/s41591-020-0962-9","ISSN":"1546170X","PMID":"32546824","abstract":"The COVID-19 pandemic has shown a markedly low proportion of cases among children1–4. Age disparities in observed cases could be explained by children having lower susceptibility to infection, lower propensity to show clinical symptoms or both. We evaluate these possibilities by fitting an age-structured mathematical model to epidemic data from China, Italy, Japan, Singapore, Canada and South Korea. We estimate that susceptibility to infection in individuals under 20 years of age is approximately half that of adults aged over 20 years, and that clinical symptoms manifest in 21% (95% credible interval: 12–31%) of infections in 10- to 19-year-olds, rising to 69% (57–82%) of infections in people aged over 70 years. Accordingly, we find that interventions aimed at children might have a relatively small impact on reducing SARS-CoV-2 transmission, particularly if the transmissibility of subclinical infections is low. Our age-specific clinical fraction and susceptibility estimates have implications for the expected global burden of COVID-19, as a result of demographic differences across settings. In countries with younger population structures—such as many low-income countries—the expected per capita incidence of clinical cases would be lower than in countries with older population structures, although it is likely that comorbidities in low-income countries will also influence disease severity. Without effective control measures, regions with relatively older populations could see disproportionally more cases of COVID-19, particularly in the later stages of an unmitigated epidemic.","author":[{"dropping-particle":"","family":"Davies","given":"Nicholas G.","non-dropping-particle":"","parse-names":false,"suffix":""},{"dropping-particle":"","family":"Klepac","given":"Petra","non-dropping-particle":"","parse-names":false,"suffix":""},{"dropping-particle":"","family":"Liu","given":"Yang","non-dropping-particle":"","parse-names":false,"suffix":""},{"dropping-particle":"","family":"Prem","given":"Kiesha","non-dropping-particle":"","parse-names":false,"suffix":""},{"dropping-particle":"","family":"Jit","given":"Mark","non-dropping-particle":"","parse-names":false,"suffix":""},{"dropping-particle":"","family":"Pearson","given":"Carl A.B.","non-dropping-particle":"","parse-names":false,"suffix":""},{"dropping-particle":"","family":"Quilty","given":"Billy J.","non-dropping-particle":"","parse-names":false,"suffix":""},{"dropping-particle":"","family":"Kucharski","given":"Adam J.","non-dropping-particle":"","parse-names":false,"suffix":""},{"dropping-particle":"","family":"Gibbs","given":"Hamish","non-dropping-particle":"","parse-names":false,"suffix":""},{"dropping-particle":"","family":"Clifford","given":"Samuel","non-dropping-particle":"","parse-names":false,"suffix":""},{"dropping-particle":"","family":"Gimma","given":"Amy","non-dropping-particle":"","parse-names":false,"suffix":""},{"dropping-particle":"","family":"Zandvoort","given":"Kevin","non-dropping-particle":"van","parse-names":false,"suffix":""},{"dropping-particle":"","family":"Munday","given":"James D.","non-dropping-particle":"","parse-names":false,"suffix":""},{"dropping-particle":"","family":"Diamond","given":"Charlie","non-dropping-particle":"","parse-names":false,"suffix":""},{"dropping-particle":"","family":"Edmunds","given":"W. John","non-dropping-particle":"","parse-names":false,"suffix":""},{"dropping-particle":"","family":"Houben","given":"Rein M.G.J.","non-dropping-particle":"","parse-names":false,"suffix":""},{"dropping-particle":"","family":"Hellewell","given":"Joel","non-dropping-particle":"","parse-names":false,"suffix":""},{"dropping-particle":"","family":"Russell","given":"Timothy W.","non-dropping-particle":"","parse-names":false,"suffix":""},{"dropping-particle":"","family":"Abbott","given":"Sam","non-dropping-particle":"","parse-names":false,"suffix":""},{"dropping-particle":"","family":"Funk","given":"Sebastian","non-dropping-particle":"","parse-names":false,"suffix":""},{"dropping-particle":"","family":"Bosse","given":"Nikos I.","non-dropping-particle":"","parse-names":false,"suffix":""},{"dropping-particle":"","family":"Sun","given":"Yueqian Fiona","non-dropping-particle":"","parse-names":false,"suffix":""},{"dropping-particle":"","family":"Flasche","given":"Stefan","non-dropping-particle":"","parse-names":false,"suffix":""},{"dropping-particle":"","family":"Rosello","given":"Alicia","non-dropping-particle":"","parse-names":false,"suffix":""},{"dropping-particle":"","family":"Jarvis","given":"Christopher I.","non-dropping-particle":"","parse-names":false,"suffix":""},{"dropping-particle":"","family":"Eggo","given":"Rosalind M.","non-dropping-particle":"","parse-names":false,"suffix":""}],"container-title":"Nature Medicine","id":"ITEM-1","issued":{"date-parts":[["2020"]]},"page":"1205-1211","title":"Age-dependent effects in the transmission and control of COVID-19 epidemics","type":"article-journal","volume":"26"},"uris":["http://www.mendeley.com/documents/?uuid=200d25b1-fafa-4d48-bf88-d1f751903052"]}],"mendeley":{"formattedCitation":"&lt;sup&gt;1&lt;/sup&gt;","plainTextFormattedCitation":"1","previouslyFormattedCitation":"&lt;sup&gt;1&lt;/sup&gt;"},"properties":{"noteIndex":0},"schema":"https://github.com/citation-style-language/schema/raw/master/csl-citation.json"}</w:instrText>
      </w:r>
      <w:r w:rsidR="001777DF">
        <w:fldChar w:fldCharType="separate"/>
      </w:r>
      <w:r w:rsidR="001777DF" w:rsidRPr="001777DF">
        <w:rPr>
          <w:noProof/>
          <w:vertAlign w:val="superscript"/>
        </w:rPr>
        <w:t>1</w:t>
      </w:r>
      <w:r w:rsidR="001777DF">
        <w:fldChar w:fldCharType="end"/>
      </w:r>
      <w:r>
        <w:t xml:space="preserve"> while being in a high contact social setting</w:t>
      </w:r>
      <w:r>
        <w:fldChar w:fldCharType="begin" w:fldLock="1"/>
      </w:r>
      <w:r>
        <w:instrText>ADDIN CSL_CITATION {"citationItems":[{"id":"ITEM-1","itemData":{"DOI":"10.1101/2020.12.09.20246421","abstract":"CONQUEST (COroNavirus QUESTionnaire) is an online survey of contacts, behaviour, and COVID-19 symptoms for University of Bristol (UoB) staff/students. We analysed survey results from the start of the 2020/2021 academic year, prior to the second national lockdown (14/09/2020-01/11/2020), where COVID-19 outbreaks led to lockdown of some student halls of residence. The aim of these analyses was to enhance knowledge of student contact patterns to inform infection disease mathematical modelling approaches.Responses captured information on demographics, contacts on the previous day, symptoms and self-isolation during the prior week, and COVID-19 status.740 students provided 1261 unique records. Of 42 (3%) students testing positive in the prior fortnight, 99% had been self-isolating. The median number of contacts on the previous day was 2 (interquartile range: 1-5), mode: 1, mean: 6.1; 8% had ≥20 contacts. 57% of student contacts were other UoB students/staff.Most students reported few daily contacts but there was heterogeneity, and some reported many. Around 40% of student contacts were with individuals not affiliated with UoB, indicating potential for transmission to non-students/staff.Competing Interest StatementJGW has received research funding from Gilead Sciences unrelated to this research. All other authors declare no competing interestsFunding StatementThis study was funded and supported by the Elizabeth Blackwell Institute. HC, AF, KT, and EBP would like to acknowledge support from the National Institute for Health Research (NIHR) Health Protection Research Unit (HPRU) in Behavioural Science and Evaluation at the University of Bristol. HC is additionally funded through an NIHR Career Development Fellowship [CDF-2018-11-ST2-015]. The views expressed are those of the author(s) and not necessarily those of the NIHR or the Department of Health and Social Care. CR is a member of the MRC Integrative Epidemiology Unit and receives support from the MRC (MC_UU_00011/5) and the University of Bristol. EN and EBP are supported by the EPSRC (MR/V038613/1). ATh is supported by Wellcome (217509/Z/19/Z).Author DeclarationsI confirm all relevant ethical guidelines have been followed, and any necessary IRB and/or ethics committee approvals have been obtained.YesThe details of the IRB/oversight body that provided approval or exemption for the research described are given below:Ethical approval was granted on the 14th May 2020 by the Health Sciences University Research E…","author":[{"dropping-particle":"","family":"Nixon","given":"Emily","non-dropping-particle":"","parse-names":false,"suffix":""},{"dropping-particle":"","family":"Trickey","given":"Adam","non-dropping-particle":"","parse-names":false,"suffix":""},{"dropping-particle":"","family":"Christensen","given":"Hannah","non-dropping-particle":"","parse-names":false,"suffix":""},{"dropping-particle":"","family":"Finn","given":"Adam","non-dropping-particle":"","parse-names":false,"suffix":""},{"dropping-particle":"","family":"Thomas","given":"Amy","non-dropping-particle":"","parse-names":false,"suffix":""},{"dropping-particle":"","family":"Relton","given":"Caroline","non-dropping-particle":"","parse-names":false,"suffix":""},{"dropping-particle":"","family":"Montgomery","given":"Clara","non-dropping-particle":"","parse-names":false,"suffix":""},{"dropping-particle":"","family":"Hemani","given":"Gibran","non-dropping-particle":"","parse-names":false,"suffix":""},{"dropping-particle":"","family":"Metz","given":"Jane","non-dropping-particle":"","parse-names":false,"suffix":""},{"dropping-particle":"","family":"Walker","given":"Josephine G","non-dropping-particle":"","parse-names":false,"suffix":""},{"dropping-particle":"","family":"Turner","given":"Katy","non-dropping-particle":"","parse-names":false,"suffix":""},{"dropping-particle":"","family":"Kwiatkowska","given":"Rachel","non-dropping-particle":"","parse-names":false,"suffix":""},{"dropping-particle":"","family":"Sauchelli","given":"Sarah","non-dropping-particle":"","parse-names":false,"suffix":""},{"dropping-particle":"","family":"Danon","given":"Leon","non-dropping-particle":"","parse-names":false,"suffix":""},{"dropping-particle":"","family":"Brooks-Pollock","given":"Ellen","non-dropping-particle":"","parse-names":false,"suffix":""}],"container-title":"medRxiv","id":"ITEM-1","issued":{"date-parts":[["2020","1","1"]]},"page":"2020.12.09.20246421","title":"Contacts and behaviours of university students during the COVID-19 pandemic at the start of the 2020/21 academic year","type":"article-journal"},"uris":["http://www.mendeley.com/documents/?uuid=0d24a6ee-4ff2-4354-b26e-5f19fc536c23"]},{"id":"ITEM-2","itemData":{"DOI":"10.1101/2020.02.16.20023754","abstract":"Social mixing patterns are crucial in driving transmission of infectious diseases and informing public health interventions to contain their spread. Age-specific social mixing is often inferred from surveys of self-recorded contacts which by design often have a very limited number of participants. In addition, such surveys are rare, so public health interventions are often evaluated by considering only one such study. Here we report detailed population contact patterns for United Kingdom based self-reported contact data from over 36,000 volunteers that participated in the massive citizen science project BBC Pandemic. The amount of data collected allows us generate fine-scale age-specific population contact matrices by context (home, work, school, other) and type (conversational or physical) of contact that took place. These matrices are highly relevant for informing prevention and control of new outbreaks, and evaluating strategies that reduce the amount of mixing in the population (such as school closures, social distancing, or working from home). In addition, they finally provide the possibility to use multiple sources of social mixing data to evaluate the uncertainty that stems from social mixing when designing public health interventions.Competing Interest StatementThe authors have declared no competing interest.Funding StatementAJK was supported by a Sir Henry Dale Fellowship jointly funded by the Wellcome Trust and the Royal Society (grant Number 206250/Z/17/Z).Author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applicable.YesDat…","author":[{"dropping-particle":"","family":"Klepac","given":"Petra","non-dropping-particle":"","parse-names":false,"suffix":""},{"dropping-particle":"","family":"Kucharski","given":"Adam J","non-dropping-particle":"","parse-names":false,"suffix":""},{"dropping-particle":"","family":"Conlan","given":"Andrew J K","non-dropping-particle":"","parse-names":false,"suffix":""},{"dropping-particle":"","family":"Kissler","given":"Stephen","non-dropping-particle":"","parse-names":false,"suffix":""},{"dropping-particle":"","family":"Tang","given":"Maria L","non-dropping-particle":"","parse-names":false,"suffix":""},{"dropping-particle":"","family":"Fry","given":"Hannah","non-dropping-particle":"","parse-names":false,"suffix":""},{"dropping-particle":"","family":"Gog","given":"Julia R","non-dropping-particle":"","parse-names":false,"suffix":""}],"container-title":"medRxiv","id":"ITEM-2","issued":{"date-parts":[["2020","1","1"]]},"page":"2020.02.16.20023754","title":"Contacts in context: large-scale setting-specific social mixing matrices from the BBC Pandemic project","type":"article-journal"},"uris":["http://www.mendeley.com/documents/?uuid=c56ad87b-9b83-40a0-9fc5-770b18cf08b9"]}],"mendeley":{"formattedCitation":"&lt;sup&gt;2,3&lt;/sup&gt;","plainTextFormattedCitation":"2,3","previouslyFormattedCitation":"&lt;sup&gt;2,3&lt;/sup&gt;"},"properties":{"noteIndex":0},"schema":"https://github.com/citation-style-language/schema/raw/master/csl-citation.json"}</w:instrText>
      </w:r>
      <w:r>
        <w:fldChar w:fldCharType="separate"/>
      </w:r>
      <w:r w:rsidR="135E365F" w:rsidRPr="6E7141B2">
        <w:rPr>
          <w:noProof/>
          <w:vertAlign w:val="superscript"/>
        </w:rPr>
        <w:t>2,3</w:t>
      </w:r>
      <w:r>
        <w:fldChar w:fldCharType="end"/>
      </w:r>
      <w:r w:rsidR="077AAC87">
        <w:t xml:space="preserve">. </w:t>
      </w:r>
      <w:r w:rsidR="44ADA173">
        <w:t>Extensive testing is required to m</w:t>
      </w:r>
      <w:r w:rsidR="077AAC87">
        <w:t>onitor and manag</w:t>
      </w:r>
      <w:r w:rsidR="273808EC">
        <w:t>e</w:t>
      </w:r>
      <w:r w:rsidR="077AAC87">
        <w:t xml:space="preserve"> potentially high rates of </w:t>
      </w:r>
      <w:ins w:id="9" w:author="Theil, Florence" w:date="2021-02-23T09:39:00Z">
        <w:r w:rsidR="00FC0B53">
          <w:t>severe acute respiratory syndrome coronavirus 2 (</w:t>
        </w:r>
      </w:ins>
      <w:r w:rsidR="69D5BD13">
        <w:t>SARS-CoV-2</w:t>
      </w:r>
      <w:ins w:id="10" w:author="Theil, Florence" w:date="2021-02-23T09:39:00Z">
        <w:r w:rsidR="00FC0B53">
          <w:t>)</w:t>
        </w:r>
      </w:ins>
      <w:r w:rsidR="69D5BD13">
        <w:t xml:space="preserve"> </w:t>
      </w:r>
      <w:r w:rsidR="077AAC87">
        <w:t xml:space="preserve">infection within </w:t>
      </w:r>
      <w:r w:rsidR="17354E4B">
        <w:t>a</w:t>
      </w:r>
      <w:r w:rsidR="3E8F4FBA">
        <w:t xml:space="preserve"> </w:t>
      </w:r>
      <w:r w:rsidR="348F2DE8">
        <w:t>student</w:t>
      </w:r>
      <w:r w:rsidR="3E8F4FBA">
        <w:t xml:space="preserve"> </w:t>
      </w:r>
      <w:r w:rsidR="6BBD882B">
        <w:t>population</w:t>
      </w:r>
      <w:r w:rsidR="077AAC87">
        <w:t xml:space="preserve">, </w:t>
      </w:r>
      <w:r w:rsidR="54E7103F">
        <w:t xml:space="preserve">particularly to minimise transmission to </w:t>
      </w:r>
      <w:r w:rsidR="077AAC87">
        <w:t xml:space="preserve">vulnerable </w:t>
      </w:r>
      <w:r w:rsidR="65D8C55B">
        <w:t xml:space="preserve">individuals and </w:t>
      </w:r>
      <w:r w:rsidR="077AAC87">
        <w:t>groups</w:t>
      </w:r>
      <w:r w:rsidR="2AC23410">
        <w:t>, both within and outside of the student population</w:t>
      </w:r>
      <w:r>
        <w:fldChar w:fldCharType="begin" w:fldLock="1"/>
      </w:r>
      <w:r>
        <w:instrText>ADDIN CSL_CITATION {"citationItems":[{"id":"ITEM-1","itemData":{"DOI":"10.1101/2020.09.07.20189688","abstract":"Managing COVID-19 within a university setting presents unique challenges. At the start of term, students arrive from geographically diverse locations and potentially have higher numbers of social contacts than the general population, particularly if living in university halls of residence accommodation. Mathematical models are useful tools for understanding the potential spread of infection and are being actively used to inform policy about the management of COVID-19. Our aim was to provide a rapid review and appraisal of the literature on mathematical models investigating COVID-19 infection in a university setting. We searched PubMed, Web of Science, bioRxiv/ medRxiv and sought expert input via social media to identify relevant papers. BioRxiv/ medRxiv and PubMed/Web of Science searches took place on 3 and 6 July 2020, respectively. Papers were restricted to English language. Screening of peer-reviewed and pre-print papers and contact with experts yielded five relevant papers-all of which were pre-prints. All models suggest a significant potential for transmission of COVID-19 in universities. Testing of symptomatic persons and screening of the university community regardless of symptoms, combined with isolation of infected individuals and effective contact tracing were critical for infection control in the absence of other mitigation interventions. When other mitigation interventions were considered (such as moving teaching online, social/physical distancing, and the use of face coverings) the additional value of screening for infection control was limited. Multiple interventions will be needed to control infection spread within the university setting and the interaction with the wider community is an important consideration. Isolation of identified cases and quarantine of contacts is likely to lead to large numbers of students requiring educational, psychological and behavioural support and will likely have a large impact on the attendance of students (and staff), necessitating online options for teaching, even where in-person classes are taking place. Models were highly sensitive to assumptions in the parameters, including the number and type of individuals' contacts, number of contacts traced, frequency of screening and delays in testing. Future models could aid policy decisions by considering the incremental benefit of multiple interventions and using empirical data on mixing within the university community and with the wider community where availa…","author":[{"dropping-particle":"","family":"Christensen","given":"Hannah","non-dropping-particle":"","parse-names":false,"suffix":""},{"dropping-particle":"","family":"Turner","given":"Katy","non-dropping-particle":"","parse-names":false,"suffix":""},{"dropping-particle":"","family":"Trickey","given":"Adam","non-dropping-particle":"","parse-names":false,"suffix":""},{"dropping-particle":"","family":"Booton","given":"Ross D","non-dropping-particle":"","parse-names":false,"suffix":""},{"dropping-particle":"","family":"Hemani","given":"Gibran","non-dropping-particle":"","parse-names":false,"suffix":""},{"dropping-particle":"","family":"Nixon","given":"Emily","non-dropping-particle":"","parse-names":false,"suffix":""},{"dropping-particle":"","family":"Relton","given":"Caroline","non-dropping-particle":"","parse-names":false,"suffix":""},{"dropping-particle":"","family":"Danon","given":"Leon","non-dropping-particle":"","parse-names":false,"suffix":""},{"dropping-particle":"","family":"Hickman","given":"Matthew","non-dropping-particle":"","parse-names":false,"suffix":""},{"dropping-particle":"","family":"Brooks-Pollock","given":"Ellen","non-dropping-particle":"","parse-names":false,"suffix":""}],"container-title":"medRxiv","id":"ITEM-1","issued":{"date-parts":[["2020","9","9"]]},"page":"2020.09.07.20189688","publisher":"Cold Spring Harbor Laboratory Press","title":"COVID-19 transmission in a university setting: a rapid review of modelling studies COVID-19 transmission in a university setting: a rapid review of modelling studies COVID-19 transmission in a university setting: a rapid review of modelling studies","type":"article-journal"},"uris":["http://www.mendeley.com/documents/?uuid=9871ff4a-d0ca-3df3-88a3-64cab159fa26"]}],"mendeley":{"formattedCitation":"&lt;sup&gt;4&lt;/sup&gt;","plainTextFormattedCitation":"4","previouslyFormattedCitation":"&lt;sup&gt;4&lt;/sup&gt;"},"properties":{"noteIndex":0},"schema":"https://github.com/citation-style-language/schema/raw/master/csl-citation.json"}</w:instrText>
      </w:r>
      <w:r>
        <w:fldChar w:fldCharType="separate"/>
      </w:r>
      <w:r w:rsidR="135E365F" w:rsidRPr="6E7141B2">
        <w:rPr>
          <w:noProof/>
          <w:vertAlign w:val="superscript"/>
        </w:rPr>
        <w:t>4</w:t>
      </w:r>
      <w:r>
        <w:fldChar w:fldCharType="end"/>
      </w:r>
      <w:r w:rsidR="077AAC87">
        <w:t xml:space="preserve">. </w:t>
      </w:r>
      <w:r w:rsidR="423D4126">
        <w:t>Recent m</w:t>
      </w:r>
      <w:r w:rsidR="52B4CF37">
        <w:t>odelling work demonstrated that very frequent testing would be required to impact transmission</w:t>
      </w:r>
      <w:r>
        <w:fldChar w:fldCharType="begin" w:fldLock="1"/>
      </w:r>
      <w:r>
        <w:instrText>ADDIN CSL_CITATION {"citationItems":[{"id":"ITEM-1","itemData":{"DOI":"10.1101/2020.09.10.20189696","ISBN":"10.1101/2020.09.1","abstract":"Background: Reopening universities while controlling COVID-19 transmission poses unique challenges. UK universities typically host 20,000 to 40,000 undergraduate students, with the majority moving away from home to attend. In the absence of realistic mixing patterns, previous models suggest that outbreaks associated with universities reopening are an eventuality.","author":[{"dropping-particle":"","family":"Brooks-Pollock","given":"Ellen","non-dropping-particle":"","parse-names":false,"suffix":""},{"dropping-particle":"","family":"Christensen","given":"Hannah","non-dropping-particle":"","parse-names":false,"suffix":""},{"dropping-particle":"","family":"Trickey","given":"Adam","non-dropping-particle":"","parse-names":false,"suffix":""},{"dropping-particle":"","family":"Hemani","given":"Gibran","non-dropping-particle":"","parse-names":false,"suffix":""},{"dropping-particle":"","family":"Nixon","given":"Emily","non-dropping-particle":"","parse-names":false,"suffix":""},{"dropping-particle":"","family":"Thomas","given":"Amy","non-dropping-particle":"","parse-names":false,"suffix":""},{"dropping-particle":"","family":"Turner","given":"Katy","non-dropping-particle":"","parse-names":false,"suffix":""},{"dropping-particle":"","family":"Finn","given":"Adam","non-dropping-particle":"","parse-names":false,"suffix":""},{"dropping-particle":"","family":"Hickman","given":"Matt","non-dropping-particle":"","parse-names":false,"suffix":""},{"dropping-particle":"","family":"Relton","given":"Caroline","non-dropping-particle":"","parse-names":false,"suffix":""},{"dropping-particle":"","family":"Danon","given":"Leon","non-dropping-particle":"","parse-names":false,"suffix":""}],"container-title":"medRxiv","id":"ITEM-1","issued":{"date-parts":[["2020","9","11"]]},"page":"2020.09.10.20189696","publisher":"Cold Spring Harbor Laboratory Press","title":"High COVID-19 transmission potential associated with re-opening universities can be mitigated with layered interventions","type":"article-journal"},"uris":["http://www.mendeley.com/documents/?uuid=902740b1-803d-3404-a269-03dcddaebc0c"]}],"mendeley":{"formattedCitation":"&lt;sup&gt;5&lt;/sup&gt;","plainTextFormattedCitation":"5","previouslyFormattedCitation":"&lt;sup&gt;5&lt;/sup&gt;"},"properties":{"noteIndex":0},"schema":"https://github.com/citation-style-language/schema/raw/master/csl-citation.json"}</w:instrText>
      </w:r>
      <w:r>
        <w:fldChar w:fldCharType="separate"/>
      </w:r>
      <w:r w:rsidR="135E365F" w:rsidRPr="6E7141B2">
        <w:rPr>
          <w:noProof/>
          <w:vertAlign w:val="superscript"/>
        </w:rPr>
        <w:t>5</w:t>
      </w:r>
      <w:r>
        <w:fldChar w:fldCharType="end"/>
      </w:r>
      <w:r w:rsidR="52B4CF37">
        <w:t>, which</w:t>
      </w:r>
      <w:r w:rsidR="1303924E">
        <w:t xml:space="preserve"> comes at a high cost.</w:t>
      </w:r>
      <w:r w:rsidR="077AAC87">
        <w:t xml:space="preserve"> </w:t>
      </w:r>
      <w:r w:rsidR="792B7DD4">
        <w:t xml:space="preserve">The reverse transcriptase </w:t>
      </w:r>
      <w:r w:rsidR="792B7DD4">
        <w:lastRenderedPageBreak/>
        <w:t>quantitative polymerase chain reaction (RT-qPCR) test has been in widespread use globally for the detection of viral RNA taken from saliva</w:t>
      </w:r>
      <w:r w:rsidR="3A6868BA">
        <w:t xml:space="preserve"> </w:t>
      </w:r>
      <w:r w:rsidR="792B7DD4">
        <w:t>or nasal</w:t>
      </w:r>
      <w:r w:rsidR="3A6868BA">
        <w:t xml:space="preserve"> and throat</w:t>
      </w:r>
      <w:r w:rsidR="792B7DD4">
        <w:t xml:space="preserve"> swabs</w:t>
      </w:r>
      <w:r>
        <w:fldChar w:fldCharType="begin" w:fldLock="1"/>
      </w:r>
      <w:r>
        <w:instrText>ADDIN CSL_CITATION {"citationItems":[{"id":"ITEM-1","itemData":{"DOI":"10.1038/s41564-020-0761-6","ISSN":"20585276","PMID":"32651556","abstract":"The recent spread of severe acute respiratory syndrome coronavirus 2 (SARS-CoV-2) exemplifies the critical need for accurate and rapid diagnostic assays to prompt clinical and public health interventions. Currently, several quantitative reverse transcription–PCR (RT–qPCR) assays are being used by clinical, research and public health laboratories. However, it is currently unclear whether results from different tests are comparable. Our goal was to make independent evaluations of primer–probe sets used in four common SARS-CoV-2 diagnostic assays. From our comparisons of RT–qPCR analytical efficiency and sensitivity, we show that all primer–probe sets can be used to detect SARS-CoV-2 at 500 viral RNA copies per reaction. The exception for this is the RdRp-SARSr (Charité) confirmatory primer–probe set which has low sensitivity, probably due to a mismatch to circulating SARS-CoV-2 in the reverse primer. We did not find evidence for background amplification with pre-COVID-19 samples or recent SARS-CoV-2 evolution decreasing sensitivity. Our recommendation for SARS-CoV-2 diagnostic testing is to select an assay with high sensitivity and that is regionally used, to ease comparability between outcomes.","author":[{"dropping-particle":"","family":"Vogels","given":"Chantal B.F.","non-dropping-particle":"","parse-names":false,"suffix":""},{"dropping-particle":"","family":"Brito","given":"Anderson F.","non-dropping-particle":"","parse-names":false,"suffix":""},{"dropping-particle":"","family":"Wyllie","given":"Anne L.","non-dropping-particle":"","parse-names":false,"suffix":""},{"dropping-particle":"","family":"Fauver","given":"Joseph R.","non-dropping-particle":"","parse-names":false,"suffix":""},{"dropping-particle":"","family":"Ott","given":"Isabel M.","non-dropping-particle":"","parse-names":false,"suffix":""},{"dropping-particle":"","family":"Kalinich","given":"Chaney C.","non-dropping-particle":"","parse-names":false,"suffix":""},{"dropping-particle":"","family":"Petrone","given":"Mary E.","non-dropping-particle":"","parse-names":false,"suffix":""},{"dropping-particle":"","family":"Casanovas-Massana","given":"Arnau","non-dropping-particle":"","parse-names":false,"suffix":""},{"dropping-particle":"","family":"Catherine Muenker","given":"M.","non-dropping-particle":"","parse-names":false,"suffix":""},{"dropping-particle":"","family":"Moore","given":"Adam J.","non-dropping-particle":"","parse-names":false,"suffix":""},{"dropping-particle":"","family":"Klein","given":"Jonathan","non-dropping-particle":"","parse-names":false,"suffix":""},{"dropping-particle":"","family":"Lu","given":"Peiwen","non-dropping-particle":"","parse-names":false,"suffix":""},{"dropping-particle":"","family":"Lu-Culligan","given":"Alice","non-dropping-particle":"","parse-names":false,"suffix":""},{"dropping-particle":"","family":"Jiang","given":"Xiaodong","non-dropping-particle":"","parse-names":false,"suffix":""},{"dropping-particle":"","family":"Kim","given":"Daniel J.","non-dropping-particle":"","parse-names":false,"suffix":""},{"dropping-particle":"","family":"Kudo","given":"Eriko","non-dropping-particle":"","parse-names":false,"suffix":""},{"dropping-particle":"","family":"Mao","given":"Tianyang","non-dropping-particle":"","parse-names":false,"suffix":""},{"dropping-particle":"","family":"Moriyama","given":"Miyu","non-dropping-particle":"","parse-names":false,"suffix":""},{"dropping-particle":"","family":"Oh","given":"Ji Eun","non-dropping-particle":"","parse-names":false,"suffix":""},{"dropping-particle":"","family":"Park","given":"Annsea","non-dropping-particle":"","parse-names":false,"suffix":""},{"dropping-particle":"","family":"Silva","given":"Julio","non-dropping-particle":"","parse-names":false,"suffix":""},{"dropping-particle":"","family":"Song","given":"Eric","non-dropping-particle":"","parse-names":false,"suffix":""},{"dropping-particle":"","family":"Takahashi","given":"Takehiro","non-dropping-particle":"","parse-names":false,"suffix":""},{"dropping-particle":"","family":"Taura","given":"Manabu","non-dropping-particle":"","parse-names":false,"suffix":""},{"dropping-particle":"","family":"Tokuyama","given":"Maria","non-dropping-particle":"","parse-names":false,"suffix":""},{"dropping-particle":"","family":"Venkataraman","given":"Arvind","non-dropping-particle":"","parse-names":false,"suffix":""},{"dropping-particle":"El","family":"Weizman","given":"Orr","non-dropping-particle":"","parse-names":false,"suffix":""},{"dropping-particle":"","family":"Wong","given":"Patrick","non-dropping-particle":"","parse-names":false,"suffix":""},{"dropping-particle":"","family":"Yang","given":"Yexin","non-dropping-particle":"","parse-names":false,"suffix":""},{"dropping-particle":"","family":"Cheemarla","given":"Nagarjuna R.","non-dropping-particle":"","parse-names":false,"suffix":""},{"dropping-particle":"","family":"White","given":"Elizabeth B.","non-dropping-particle":"","parse-names":false,"suffix":""},{"dropping-particle":"","family":"Lapidus","given":"Sarah","non-dropping-particle":"","parse-names":false,"suffix":""},{"dropping-particle":"","family":"Earnest","given":"Rebecca","non-dropping-particle":"","parse-names":false,"suffix":""},{"dropping-particle":"","family":"Geng","given":"Bertie","non-dropping-particle":"","parse-names":false,"suffix":""},{"dropping-particle":"","family":"Vijayakumar","given":"Pavithra","non-dropping-particle":"","parse-names":false,"suffix":""},{"dropping-particle":"","family":"Odio","given":"Camila","non-dropping-particle":"","parse-names":false,"suffix":""},{"dropping-particle":"","family":"Fournier","given":"John","non-dropping-particle":"","parse-names":false,"suffix":""},{"dropping-particle":"","family":"Bermejo","given":"Santos","non-dropping-particle":"","parse-names":false,"suffix":""},{"dropping-particle":"","family":"Farhadian","given":"Shelli","non-dropping-particle":"","parse-names":false,"suffix":""},{"dropping-particle":"","family":"Cruz","given":"Charles S.","non-dropping-particle":"Dela","parse-names":false,"suffix":""},{"dropping-particle":"","family":"Iwasaki","given":"Akiko","non-dropping-particle":"","parse-names":false,"suffix":""},{"dropping-particle":"","family":"Ko","given":"Albert I.","non-dropping-particle":"","parse-names":false,"suffix":""},{"dropping-particle":"","family":"Landry","given":"Marie L.","non-dropping-particle":"","parse-names":false,"suffix":""},{"dropping-particle":"","family":"Foxman","given":"Ellen F.","non-dropping-particle":"","parse-names":false,"suffix":""},{"dropping-particle":"","family":"Grubaugh","given":"Nathan D.","non-dropping-particle":"","parse-names":false,"suffix":""}],"container-title":"Nature Microbiology","id":"ITEM-1","issue":"10","issued":{"date-parts":[["2020","10","1"]]},"page":"1299-1305","publisher":"Nature Research","title":"Analytical sensitivity and efficiency comparisons of SARS-CoV-2 RT–qPCR primer–probe sets","type":"article-journal","volume":"5"},"uris":["http://www.mendeley.com/documents/?uuid=aecf5aa7-327d-3a82-819f-09e98e4f2666"]}],"mendeley":{"formattedCitation":"&lt;sup&gt;6&lt;/sup&gt;","plainTextFormattedCitation":"6","previouslyFormattedCitation":"&lt;sup&gt;6&lt;/sup&gt;"},"properties":{"noteIndex":0},"schema":"https://github.com/citation-style-language/schema/raw/master/csl-citation.json"}</w:instrText>
      </w:r>
      <w:r>
        <w:fldChar w:fldCharType="separate"/>
      </w:r>
      <w:r w:rsidR="135E365F" w:rsidRPr="6E7141B2">
        <w:rPr>
          <w:noProof/>
          <w:vertAlign w:val="superscript"/>
        </w:rPr>
        <w:t>6</w:t>
      </w:r>
      <w:r>
        <w:fldChar w:fldCharType="end"/>
      </w:r>
      <w:r w:rsidR="792B7DD4">
        <w:t xml:space="preserve">. </w:t>
      </w:r>
      <w:r w:rsidR="077AAC87">
        <w:t xml:space="preserve">One strategy to </w:t>
      </w:r>
      <w:r w:rsidR="00C7278A">
        <w:t>reduce</w:t>
      </w:r>
      <w:r w:rsidR="077AAC87">
        <w:t xml:space="preserve"> the financial cost of regular mass testing is to </w:t>
      </w:r>
      <w:r w:rsidR="563C90D6">
        <w:t>pool samples</w:t>
      </w:r>
      <w:r w:rsidR="00E9736F">
        <w:fldChar w:fldCharType="begin" w:fldLock="1"/>
      </w:r>
      <w:r w:rsidR="0089498D">
        <w:instrText>ADDIN CSL_CITATION {"citationItems":[{"id":"ITEM-1","itemData":{"DOI":"10.1101/2020.09.02.20183830","PMID":"32909003","abstract":"Expanding testing capabilities is integral to managing the further spread of SARS-CoV-2 and developing reopening strategies, particularly in regards to identifying and isolating asymptomatic and pre-symptomatic individuals. Central to meeting testing demands are specimens that can be easily and reliably collected and laboratory capacity to rapidly ramp up to scale. We and others have demonstrated that high and consistent levels of SARS-CoV-2 RNA can be detected in saliva from COVID-19 inpatients, outpatients, and asymptomatic individuals. As saliva collection is non-invasive, extending this strategy to test pooled saliva samples from multiple individuals could thus provide a simple method to expand testing capacity. However, hesitation towards pooled sample testing arises due to the dilution of positive samples, potentially shifting weakly positive samples below the detection limit for SARS-CoV-2 and thereby decreasing the sensitivity. Here, we investigated the potential of pooling saliva samples by 5, 10, and 20 samples prior to RNA extraction and RT-qPCR detection of SARS-CoV-2. Based on samples tested, we conservatively estimated a reduction of 7.41%, 11.11%, and 14.81% sensitivity, for each of the pool sizes, respectively. Using these estimates we modeled anticipated changes in RT-qPCR cycle threshold to show the practical impact of pooling on results of SARS-CoV-2 testing. In tested populations with greater than 3% prevalence, testing samples in pools of 5 requires the least overall number of tests. Below 1% however, pools of 10 or 20 are more beneficial and likely more supportive of ongoing surveillance strategies.","author":[{"dropping-particle":"","family":"Watkins","given":"Anne E","non-dropping-particle":"","parse-names":false,"suffix":""},{"dropping-particle":"","family":"Fenichel","given":"Eli P","non-dropping-particle":"","parse-names":false,"suffix":""},{"dropping-particle":"","family":"Weinberger","given":"Daniel M","non-dropping-particle":"","parse-names":false,"suffix":""},{"dropping-particle":"","family":"Vogels","given":"Chantal B F","non-dropping-particle":"","parse-names":false,"suffix":""},{"dropping-particle":"","family":"Brackney","given":"Doug E","non-dropping-particle":"","parse-names":false,"suffix":""},{"dropping-particle":"","family":"Casanovas-Massana","given":"Arnau","non-dropping-particle":"","parse-names":false,"suffix":""},{"dropping-particle":"","family":"Campbell","given":"Melissa","non-dropping-particle":"","parse-names":false,"suffix":""},{"dropping-particle":"","family":"Fournier","given":"John","non-dropping-particle":"","parse-names":false,"suffix":""},{"dropping-particle":"","family":"Bermejo","given":"Santos","non-dropping-particle":"","parse-names":false,"suffix":""},{"dropping-particle":"","family":"Datta","given":"Rupak","non-dropping-particle":"","parse-names":false,"suffix":""},{"dropping-particle":"","family":"Cruz","given":"Charles S","non-dropping-particle":"Dela","parse-names":false,"suffix":""},{"dropping-particle":"","family":"Farhadian","given":"Shelli F","non-dropping-particle":"","parse-names":false,"suffix":""},{"dropping-particle":"","family":"Iwasaki","given":"Akiko","non-dropping-particle":"","parse-names":false,"suffix":""},{"dropping-particle":"","family":"Ko","given":"Albert I","non-dropping-particle":"","parse-names":false,"suffix":""},{"dropping-particle":"","family":"Grubaugh","given":"Nathan D","non-dropping-particle":"","parse-names":false,"suffix":""},{"dropping-particle":"","family":"Wyllie","given":"Anne L","non-dropping-particle":"","parse-names":false,"suffix":""}],"container-title":"medRxiv : the preprint server for health sciences","id":"ITEM-1","issued":{"date-parts":[["2020","9","3"]]},"page":"2020.09.02.20183830","publisher":"Cold Spring Harbor Laboratory Press","title":"Pooling saliva to increase SARS-CoV-2 testing capacity.","type":"article-journal"},"uris":["http://www.mendeley.com/documents/?uuid=6cf57e20-680d-393d-9d2f-8d927733b4c6"]}],"mendeley":{"formattedCitation":"&lt;sup&gt;7&lt;/sup&gt;","plainTextFormattedCitation":"7","previouslyFormattedCitation":"&lt;sup&gt;7&lt;/sup&gt;"},"properties":{"noteIndex":0},"schema":"https://github.com/citation-style-language/schema/raw/master/csl-citation.json"}</w:instrText>
      </w:r>
      <w:r w:rsidR="00E9736F">
        <w:fldChar w:fldCharType="separate"/>
      </w:r>
      <w:r w:rsidR="00E9736F" w:rsidRPr="00E9736F">
        <w:rPr>
          <w:noProof/>
          <w:vertAlign w:val="superscript"/>
        </w:rPr>
        <w:t>7</w:t>
      </w:r>
      <w:r w:rsidR="00E9736F">
        <w:fldChar w:fldCharType="end"/>
      </w:r>
      <w:r w:rsidR="37A4748A">
        <w:t xml:space="preserve"> -</w:t>
      </w:r>
      <w:r w:rsidR="077AAC87">
        <w:t xml:space="preserve"> </w:t>
      </w:r>
      <w:r w:rsidR="563C90D6">
        <w:t>a single test is performed on a group of individuals, w</w:t>
      </w:r>
      <w:r w:rsidR="00C7278A">
        <w:t xml:space="preserve">hich can optionally be converted into Dorfman’s algorithm in </w:t>
      </w:r>
      <w:r w:rsidR="563C90D6">
        <w:t>that if the group tests positive</w:t>
      </w:r>
      <w:r w:rsidR="76BC5EAE">
        <w:t>,</w:t>
      </w:r>
      <w:r w:rsidR="077AAC87">
        <w:t xml:space="preserve"> </w:t>
      </w:r>
      <w:r w:rsidR="563C90D6">
        <w:t>follow up tests are performed on the individuals in the group to identify</w:t>
      </w:r>
      <w:r w:rsidR="20766BC2">
        <w:t xml:space="preserve"> those</w:t>
      </w:r>
      <w:r w:rsidR="563C90D6">
        <w:t xml:space="preserve"> infected</w:t>
      </w:r>
      <w:r>
        <w:fldChar w:fldCharType="begin" w:fldLock="1"/>
      </w:r>
      <w:r w:rsidR="0089498D">
        <w:instrText>ADDIN CSL_CITATION {"citationItems":[{"id":"ITEM-1","itemData":{"DOI":"10.1214/aoms/1177731363","ISSN":"0003-4851","abstract":"The inspection of the individual members of a large population is an expensive and tedious process. Often in testing the results of manufacture the work can be reduced greatly by examining only a sample of the population and rejecting the whole if the proportion of defectives in the sample is unduly large. In many inspections, however, the objective is to eliminate all the defective members of the population. This situation arises in manufacturing processes where the defect being tested for can result in disastrous failures. It also arises in certain inspections of human populations. Where the objective is to weed out individual defective units, a sample inspection will clearly not suffice. It will be shown in this paper that a different statistical approach can, under certain conditions, yield significant savings in effort and expense when a complete elimination of defective units is desired. It should be noted at the outset that when large populations are being inspected the objective of eliminating all units with a particular defect can never be fully attained. Mechanical and chemnicafla ilures and, especially, man-failures make it inevitable that mistakes will occur when many units are being examined. Although the procedure described in this paper does not directly attack the problem of technical and psychological fallibility, it may contribute to its partial solution by reducing the tediousness of the work and by making more elaborate and more sensitive inspections economically feasible. In the following discussion no attention will be paid to the possibility of technical failure or operators' error.  The method will be described by showing its application to a large-scale project on which the United States Public Health Service and the Selective Service System are now engaged. The object of the program is to weed out all syphilitic men called up for induction.","author":[{"dropping-particle":"","family":"Dorfman","given":"Robert","non-dropping-particle":"","parse-names":false,"suffix":""}],"container-title":"The Annals of Mathematical Statistics","id":"ITEM-1","issue":"4","issued":{"date-parts":[["1943","12"]]},"page":"436-440","publisher":"Institute of Mathematical Statistics","title":"The Detection of Defective Members of Large Populations","type":"article-journal","volume":"14"},"uris":["http://www.mendeley.com/documents/?uuid=e57aae54-fbe1-3e8f-83bb-2ad64d1783f4"]}],"mendeley":{"formattedCitation":"&lt;sup&gt;8&lt;/sup&gt;","plainTextFormattedCitation":"8","previouslyFormattedCitation":"&lt;sup&gt;8&lt;/sup&gt;"},"properties":{"noteIndex":0},"schema":"https://github.com/citation-style-language/schema/raw/master/csl-citation.json"}</w:instrText>
      </w:r>
      <w:r>
        <w:fldChar w:fldCharType="separate"/>
      </w:r>
      <w:r w:rsidR="00E9736F" w:rsidRPr="00E9736F">
        <w:rPr>
          <w:noProof/>
          <w:vertAlign w:val="superscript"/>
        </w:rPr>
        <w:t>8</w:t>
      </w:r>
      <w:r>
        <w:fldChar w:fldCharType="end"/>
      </w:r>
      <w:r w:rsidR="563C90D6">
        <w:t xml:space="preserve">. Another benefit of this approach is that </w:t>
      </w:r>
      <w:r w:rsidR="4E2B9002">
        <w:t xml:space="preserve">pooling </w:t>
      </w:r>
      <w:r w:rsidR="70F7C867">
        <w:t>reduces</w:t>
      </w:r>
      <w:r w:rsidR="563C90D6">
        <w:t xml:space="preserve"> test reagent use, the supply of which may be outstripped by demand. </w:t>
      </w:r>
      <w:r w:rsidR="00C7278A">
        <w:t xml:space="preserve">More complex pooled testing algorithms have been proposed </w:t>
      </w:r>
      <w:r w:rsidR="008840EA">
        <w:t>that could offer higher efficiencies but are difficult in practice to implement</w:t>
      </w:r>
      <w:r w:rsidR="004F6883">
        <w:fldChar w:fldCharType="begin" w:fldLock="1"/>
      </w:r>
      <w:r w:rsidR="0089498D">
        <w:instrText>ADDIN CSL_CITATION {"citationItems":[{"id":"ITEM-1","itemData":{"DOI":"10.1038/s41586-020-2885-5","ISSN":"14764687","PMID":"33086375","abstract":"Suppressing SARS-CoV-2 will likely require the rapid identification and isolation of infected individuals on an ongoing basis. Reverse transcription polymerase chain reaction (RT-PCR) tests are accurate but costly, making regular testing of every individual expensive. The costs are a challenge for all countries and particularly for developing countries. Cost reductions can be achieved by pooling (or combining) subsamples and testing them in groups1–7. A balance must be struck between increasing the group size and retaining test sensitivity, since sample dilution increases the likelihood of false negatives for individuals with low viral load in the sampled region at the time of the test8. Likewise, minimising the number of tests to reduce costs must be balanced against minimising the time testing takes to reduce the spread of infection. Here we propose an algorithm for pooling subsamples based on the geometry of a hypercube that, at low prevalence, accurately identifies infected individuals in a small number of tests and rounds of testing. We discuss the optimal group size and explain why, given the highly infectious nature of the disease, largely parallel searches are preferred. We report proof of concept experiments in which a positive subsample was detected even when diluted 100-fold with negative subsamples (cf. 30-fold to 48-fold dilution in Refs. 9–11). We quantify the loss of sensitivity due to dilution and discuss how it may be mitigated by frequent re-testing of groups, for example. With the use of these methods, the cost of mass testing could be reduced by a large factor which, furthermore, increases as the prevalence falls. Field trials of our approach are under way in Rwanda and South Africa. The use of group testing on a massive scale to closely and continually monitor infection in a population, along with rapid and effective isolation of infected people, provides a promising pathway to the longterm control of COVID-19.","author":[{"dropping-particle":"","family":"Mutesa","given":"Leon","non-dropping-particle":"","parse-names":false,"suffix":""},{"dropping-particle":"","family":"Ndishimye","given":"Pacifique","non-dropping-particle":"","parse-names":false,"suffix":""},{"dropping-particle":"","family":"Butera","given":"Yvan","non-dropping-particle":"","parse-names":false,"suffix":""},{"dropping-particle":"","family":"Souopgui","given":"Jacob","non-dropping-particle":"","parse-names":false,"suffix":""},{"dropping-particle":"","family":"Uwineza","given":"Annette","non-dropping-particle":"","parse-names":false,"suffix":""},{"dropping-particle":"","family":"Rutayisire","given":"Robert","non-dropping-particle":"","parse-names":false,"suffix":""},{"dropping-particle":"","family":"Ndoricimpaye","given":"Ella Larissa","non-dropping-particle":"","parse-names":false,"suffix":""},{"dropping-particle":"","family":"Musoni","given":"Emile","non-dropping-particle":"","parse-names":false,"suffix":""},{"dropping-particle":"","family":"Rujeni","given":"Nadine","non-dropping-particle":"","parse-names":false,"suffix":""},{"dropping-particle":"","family":"Nyatanyi","given":"Thierry","non-dropping-particle":"","parse-names":false,"suffix":""},{"dropping-particle":"","family":"Ntagwabira","given":"Edouard","non-dropping-particle":"","parse-names":false,"suffix":""},{"dropping-particle":"","family":"Semakula","given":"Muhammed","non-dropping-particle":"","parse-names":false,"suffix":""},{"dropping-particle":"","family":"Musanabaganwa","given":"Clarisse","non-dropping-particle":"","parse-names":false,"suffix":""},{"dropping-particle":"","family":"Nyamwasa","given":"Daniel","non-dropping-particle":"","parse-names":false,"suffix":""},{"dropping-particle":"","family":"Ndashimye","given":"Maurice","non-dropping-particle":"","parse-names":false,"suffix":""},{"dropping-particle":"","family":"Ujeneza","given":"Eva","non-dropping-particle":"","parse-names":false,"suffix":""},{"dropping-particle":"","family":"Mwikarago","given":"Ivan Emile","non-dropping-particle":"","parse-names":false,"suffix":""},{"dropping-particle":"","family":"Muvunyi","given":"Claude Mambo","non-dropping-particle":"","parse-names":false,"suffix":""},{"dropping-particle":"","family":"Mazarati","given":"Jean Baptiste","non-dropping-particle":"","parse-names":false,"suffix":""},{"dropping-particle":"","family":"Nsanzimana","given":"Sabin","non-dropping-particle":"","parse-names":false,"suffix":""},{"dropping-particle":"","family":"Turok","given":"Neil","non-dropping-particle":"","parse-names":false,"suffix":""},{"dropping-particle":"","family":"Ndifon","given":"Wilfred","non-dropping-particle":"","parse-names":false,"suffix":""}],"container-title":"Nature","id":"ITEM-1","issued":{"date-parts":[["2020"]]},"publisher":"Nature Research","title":"A pooled testing strategy for identifying SARS-CoV-2 at low prevalence","type":"article-journal"},"uris":["http://www.mendeley.com/documents/?uuid=94bf2bc7-0214-346c-bebc-72216582e4ae"]}],"mendeley":{"formattedCitation":"&lt;sup&gt;9&lt;/sup&gt;","plainTextFormattedCitation":"9","previouslyFormattedCitation":"&lt;sup&gt;9&lt;/sup&gt;"},"properties":{"noteIndex":0},"schema":"https://github.com/citation-style-language/schema/raw/master/csl-citation.json"}</w:instrText>
      </w:r>
      <w:r w:rsidR="004F6883">
        <w:fldChar w:fldCharType="separate"/>
      </w:r>
      <w:r w:rsidR="00E9736F" w:rsidRPr="00E9736F">
        <w:rPr>
          <w:noProof/>
          <w:vertAlign w:val="superscript"/>
        </w:rPr>
        <w:t>9</w:t>
      </w:r>
      <w:r w:rsidR="004F6883">
        <w:fldChar w:fldCharType="end"/>
      </w:r>
      <w:r w:rsidR="008840EA">
        <w:t>.</w:t>
      </w:r>
    </w:p>
    <w:p w14:paraId="7354A02E" w14:textId="10920883" w:rsidR="00C51879" w:rsidRDefault="00C51879" w:rsidP="006D5E32"/>
    <w:p w14:paraId="219F21D2" w14:textId="71AB5DE5" w:rsidR="00C51879" w:rsidRDefault="00D42483" w:rsidP="1BE3CCB5">
      <w:r>
        <w:t xml:space="preserve">There have been </w:t>
      </w:r>
      <w:r w:rsidR="013C3E62">
        <w:t>several</w:t>
      </w:r>
      <w:r w:rsidR="42975930">
        <w:t xml:space="preserve"> </w:t>
      </w:r>
      <w:r>
        <w:t>studies evaluating pooling approaches for RT-qPCR</w:t>
      </w:r>
      <w:r w:rsidR="5445B654">
        <w:t xml:space="preserve"> for SARS-CoV-2</w:t>
      </w:r>
      <w:r w:rsidR="58DDC39A">
        <w:t xml:space="preserve"> in order to identify cases that may be asymptomatic or pre-symptomatic</w:t>
      </w:r>
      <w:r>
        <w:fldChar w:fldCharType="begin" w:fldLock="1"/>
      </w:r>
      <w:r w:rsidR="0089498D">
        <w:instrText>ADDIN CSL_CITATION {"citationItems":[{"id":"ITEM-1","itemData":{"DOI":"10.1101/2020.10.03.20205765","abstract":"Current outbreaks of SARS-CoV-2 are threatening the health care systems of several countries around the world. The control of SARS-CoV-2 epidemics currently relies on non-pharmaceutical interventions, such as social distancing, teleworking, mouth masks and contact tracing. However , as pre-symptomatic transmission remains an important driver of the epidemic, contact tracing efforts struggle to fully control SARS-CoV-2 epidemics. Therefore, in this work, we investigate to what extent the use of universal testing, i.e., an approach in which we screen the entire population, can be utilized to mitigate this epidemic. To this end, we rely on PCR test pooling of individuals that belong to the same households, to allow for a universal testing procedure that is feasible with the current testing capacity. We evaluate two isolation strategies: on the one hand pool isolation, where we isolate all individuals that belong to a positive PCR test pool, and on the other hand individual isolation, where we determine which of the individuals that belong to the positive PCR pool are positive, through an additional testing step. We evaluate this universal testing approach in the STRIDE individual-based epidemiological model in the context of the Belgian COVID-19 epidemic. As the organisation 1 All rights reserved. No reuse allowed without permission. (which was not certified by peer review) is the author/funder, who has granted medRxiv a license to display the preprint in perpetuity. The copyright holder for this preprint this version posted October 6, 2020. ; https://doi. doi: medRxiv preprint NOTE: This preprint reports new research that has not been certified by peer review and should not be used to guide clinical practice. of universal testing will be challenging, we discuss the different aspects related to sample extraction and PCR testing, to demonstrate the feasibility of universal testing when a decentralized testing approach is used. We show through simulation, that weekly universal testing is able to control the epidemic, even when many of the contact reductions are relieved. Finally, our model shows that the use of universal testing in combination with stringent contact reductions could be considered as a strategy to eradicate the virus.","author":[{"dropping-particle":"","family":"Libin","given":"Pieter","non-dropping-particle":"","parse-names":false,"suffix":""},{"dropping-particle":"","family":"Willem","given":"Lander","non-dropping-particle":"","parse-names":false,"suffix":""},{"dropping-particle":"","family":"Verstraeten","given":"Timothy","non-dropping-particle":"","parse-names":false,"suffix":""},{"dropping-particle":"","family":"Torneri","given":"Andrea","non-dropping-particle":"","parse-names":false,"suffix":""},{"dropping-particle":"","family":"Vanderlocht","given":"Joris","non-dropping-particle":"","parse-names":false,"suffix":""},{"dropping-particle":"","family":"Hens","given":"Niel","non-dropping-particle":"","parse-names":false,"suffix":""}],"container-title":"medRxiv","id":"ITEM-1","issued":{"date-parts":[["2020","10","6"]]},"page":"2020.10.03.20205765","publisher":"Cold Spring Harbor Laboratory Press","title":"Assessing the feasibility and effectiveness of household-pooled universal testing to control COVID-19 epidemics","type":"article-journal"},"uris":["http://www.mendeley.com/documents/?uuid=e0c8b11c-0f24-387c-bc82-e6e103090c71"]},{"id":"ITEM-2","itemData":{"DOI":"10.1038/s41586-020-2885-5","ISSN":"14764687","PMID":"33086375","abstract":"Suppressing SARS-CoV-2 will likely require the rapid identification and isolation of infected individuals on an ongoing basis. Reverse transcription polymerase chain reaction (RT-PCR) tests are accurate but costly, making regular testing of every individual expensive. The costs are a challenge for all countries and particularly for developing countries. Cost reductions can be achieved by pooling (or combining) subsamples and testing them in groups1–7. A balance must be struck between increasing the group size and retaining test sensitivity, since sample dilution increases the likelihood of false negatives for individuals with low viral load in the sampled region at the time of the test8. Likewise, minimising the number of tests to reduce costs must be balanced against minimising the time testing takes to reduce the spread of infection. Here we propose an algorithm for pooling subsamples based on the geometry of a hypercube that, at low prevalence, accurately identifies infected individuals in a small number of tests and rounds of testing. We discuss the optimal group size and explain why, given the highly infectious nature of the disease, largely parallel searches are preferred. We report proof of concept experiments in which a positive subsample was detected even when diluted 100-fold with negative subsamples (cf. 30-fold to 48-fold dilution in Refs. 9–11). We quantify the loss of sensitivity due to dilution and discuss how it may be mitigated by frequent re-testing of groups, for example. With the use of these methods, the cost of mass testing could be reduced by a large factor which, furthermore, increases as the prevalence falls. Field trials of our approach are under way in Rwanda and South Africa. The use of group testing on a massive scale to closely and continually monitor infection in a population, along with rapid and effective isolation of infected people, provides a promising pathway to the longterm control of COVID-19.","author":[{"dropping-particle":"","family":"Mutesa","given":"Leon","non-dropping-particle":"","parse-names":false,"suffix":""},{"dropping-particle":"","family":"Ndishimye","given":"Pacifique","non-dropping-particle":"","parse-names":false,"suffix":""},{"dropping-particle":"","family":"Butera","given":"Yvan","non-dropping-particle":"","parse-names":false,"suffix":""},{"dropping-particle":"","family":"Souopgui","given":"Jacob","non-dropping-particle":"","parse-names":false,"suffix":""},{"dropping-particle":"","family":"Uwineza","given":"Annette","non-dropping-particle":"","parse-names":false,"suffix":""},{"dropping-particle":"","family":"Rutayisire","given":"Robert","non-dropping-particle":"","parse-names":false,"suffix":""},{"dropping-particle":"","family":"Ndoricimpaye","given":"Ella Larissa","non-dropping-particle":"","parse-names":false,"suffix":""},{"dropping-particle":"","family":"Musoni","given":"Emile","non-dropping-particle":"","parse-names":false,"suffix":""},{"dropping-particle":"","family":"Rujeni","given":"Nadine","non-dropping-particle":"","parse-names":false,"suffix":""},{"dropping-particle":"","family":"Nyatanyi","given":"Thierry","non-dropping-particle":"","parse-names":false,"suffix":""},{"dropping-particle":"","family":"Ntagwabira","given":"Edouard","non-dropping-particle":"","parse-names":false,"suffix":""},{"dropping-particle":"","family":"Semakula","given":"Muhammed","non-dropping-particle":"","parse-names":false,"suffix":""},{"dropping-particle":"","family":"Musanabaganwa","given":"Clarisse","non-dropping-particle":"","parse-names":false,"suffix":""},{"dropping-particle":"","family":"Nyamwasa","given":"Daniel","non-dropping-particle":"","parse-names":false,"suffix":""},{"dropping-particle":"","family":"Ndashimye","given":"Maurice","non-dropping-particle":"","parse-names":false,"suffix":""},{"dropping-particle":"","family":"Ujeneza","given":"Eva","non-dropping-particle":"","parse-names":false,"suffix":""},{"dropping-particle":"","family":"Mwikarago","given":"Ivan Emile","non-dropping-particle":"","parse-names":false,"suffix":""},{"dropping-particle":"","family":"Muvunyi","given":"Claude Mambo","non-dropping-particle":"","parse-names":false,"suffix":""},{"dropping-particle":"","family":"Mazarati","given":"Jean Baptiste","non-dropping-particle":"","parse-names":false,"suffix":""},{"dropping-particle":"","family":"Nsanzimana","given":"Sabin","non-dropping-particle":"","parse-names":false,"suffix":""},{"dropping-particle":"","family":"Turok","given":"Neil","non-dropping-particle":"","parse-names":false,"suffix":""},{"dropping-particle":"","family":"Ndifon","given":"Wilfred","non-dropping-particle":"","parse-names":false,"suffix":""}],"container-title":"Nature","id":"ITEM-2","issued":{"date-parts":[["2020"]]},"publisher":"Nature Research","title":"A pooled testing strategy for identifying SARS-CoV-2 at low prevalence","type":"article-journal"},"uris":["http://www.mendeley.com/documents/?uuid=94bf2bc7-0214-346c-bebc-72216582e4ae"]}],"mendeley":{"formattedCitation":"&lt;sup&gt;9,10&lt;/sup&gt;","plainTextFormattedCitation":"9,10","previouslyFormattedCitation":"&lt;sup&gt;9,10&lt;/sup&gt;"},"properties":{"noteIndex":0},"schema":"https://github.com/citation-style-language/schema/raw/master/csl-citation.json"}</w:instrText>
      </w:r>
      <w:r>
        <w:fldChar w:fldCharType="separate"/>
      </w:r>
      <w:r w:rsidR="00E9736F" w:rsidRPr="00E9736F">
        <w:rPr>
          <w:noProof/>
          <w:vertAlign w:val="superscript"/>
        </w:rPr>
        <w:t>9,10</w:t>
      </w:r>
      <w:r>
        <w:fldChar w:fldCharType="end"/>
      </w:r>
      <w:r w:rsidR="0062708A">
        <w:t xml:space="preserve">, and a pilot </w:t>
      </w:r>
      <w:r w:rsidR="00827132">
        <w:t xml:space="preserve">programme </w:t>
      </w:r>
      <w:r w:rsidR="00A42FCC">
        <w:t xml:space="preserve">for </w:t>
      </w:r>
      <w:r w:rsidR="002431EE">
        <w:t>pooled testing within universities is now underway</w:t>
      </w:r>
      <w:r>
        <w:fldChar w:fldCharType="begin" w:fldLock="1"/>
      </w:r>
      <w:r w:rsidR="0089498D">
        <w:instrText>ADDIN CSL_CITATION {"citationItems":[{"id":"ITEM-1","itemData":{"author":[{"dropping-particle":"","family":"UK Department of Health &amp; Social Care","given":"","non-dropping-particle":"","parse-names":false,"suffix":""}],"id":"ITEM-1","issued":{"date-parts":[["2020"]]},"title":"Pooled testing for coronavirus (COVID-19) pilot: guidance for university students - GOV.UK","type":"webpage"},"uris":["http://www.mendeley.com/documents/?uuid=21fbd05d-64b2-4fce-856e-0f44175d99e3"]}],"mendeley":{"formattedCitation":"&lt;sup&gt;11&lt;/sup&gt;","plainTextFormattedCitation":"11","previouslyFormattedCitation":"&lt;sup&gt;11&lt;/sup&gt;"},"properties":{"noteIndex":0},"schema":"https://github.com/citation-style-language/schema/raw/master/csl-citation.json"}</w:instrText>
      </w:r>
      <w:r>
        <w:fldChar w:fldCharType="separate"/>
      </w:r>
      <w:r w:rsidR="00E9736F" w:rsidRPr="00E9736F">
        <w:rPr>
          <w:noProof/>
          <w:vertAlign w:val="superscript"/>
        </w:rPr>
        <w:t>11</w:t>
      </w:r>
      <w:r>
        <w:fldChar w:fldCharType="end"/>
      </w:r>
      <w:r w:rsidR="58DDC39A">
        <w:t xml:space="preserve">. </w:t>
      </w:r>
      <w:r w:rsidR="43085073" w:rsidRPr="75DB7D1A">
        <w:rPr>
          <w:rFonts w:ascii="Calibri" w:eastAsia="Calibri" w:hAnsi="Calibri" w:cs="Calibri"/>
        </w:rPr>
        <w:t>In this analysis we explore the key decisions needed to design an effective test pooling strategy.</w:t>
      </w:r>
    </w:p>
    <w:p w14:paraId="0B0AFFFF" w14:textId="76419A2B" w:rsidR="00C51879" w:rsidRDefault="00C51879" w:rsidP="006D5E32"/>
    <w:p w14:paraId="131D3D92" w14:textId="31A70713" w:rsidR="00C51879" w:rsidRDefault="5F9C7D38" w:rsidP="006D5E32">
      <w:r w:rsidRPr="4D0F43D9">
        <w:rPr>
          <w:i/>
          <w:iCs/>
        </w:rPr>
        <w:t xml:space="preserve">Size of the pool </w:t>
      </w:r>
    </w:p>
    <w:p w14:paraId="4D5D508C" w14:textId="034EC228" w:rsidR="00C51879" w:rsidRDefault="00362252" w:rsidP="006D5E32">
      <w:r>
        <w:t xml:space="preserve">There exists a </w:t>
      </w:r>
      <w:r w:rsidR="00F2634A">
        <w:t xml:space="preserve">tension between </w:t>
      </w:r>
      <w:r w:rsidR="005233F3">
        <w:t>reducing the cost</w:t>
      </w:r>
      <w:r w:rsidR="006337F8">
        <w:t xml:space="preserve"> by </w:t>
      </w:r>
      <w:r w:rsidR="0C130CC1">
        <w:t>pooling</w:t>
      </w:r>
      <w:r w:rsidR="007C6163">
        <w:t xml:space="preserve"> </w:t>
      </w:r>
      <w:r w:rsidR="0C130CC1">
        <w:t xml:space="preserve">samples </w:t>
      </w:r>
      <w:r w:rsidR="006337F8">
        <w:t xml:space="preserve">versus the potential </w:t>
      </w:r>
      <w:r w:rsidR="005B514B">
        <w:t>adverse</w:t>
      </w:r>
      <w:r w:rsidR="006337F8">
        <w:t xml:space="preserve"> </w:t>
      </w:r>
      <w:r w:rsidR="00667D59">
        <w:t xml:space="preserve">impact </w:t>
      </w:r>
      <w:r w:rsidR="006337F8">
        <w:t xml:space="preserve">of pooled </w:t>
      </w:r>
      <w:r w:rsidR="00F53188">
        <w:t xml:space="preserve">samples </w:t>
      </w:r>
      <w:r w:rsidR="006337F8">
        <w:t xml:space="preserve">on the </w:t>
      </w:r>
      <w:r w:rsidR="55386675">
        <w:t xml:space="preserve">sensitivity of the test. </w:t>
      </w:r>
      <w:r w:rsidR="003C738A">
        <w:t>I</w:t>
      </w:r>
      <w:r w:rsidR="2B9F5866">
        <w:t xml:space="preserve">n the context of </w:t>
      </w:r>
      <w:r w:rsidR="001E32C8">
        <w:t>RT-</w:t>
      </w:r>
      <w:r w:rsidR="2B9F5866">
        <w:t xml:space="preserve">qPCR, </w:t>
      </w:r>
      <w:r w:rsidR="55386675">
        <w:t xml:space="preserve">if only one infected individual is present </w:t>
      </w:r>
      <w:r w:rsidR="005664A7">
        <w:t>amongst the samples in a pool</w:t>
      </w:r>
      <w:r w:rsidR="55386675">
        <w:t xml:space="preserve">, the </w:t>
      </w:r>
      <w:r w:rsidR="005664A7">
        <w:t xml:space="preserve">samples from the </w:t>
      </w:r>
      <w:r w:rsidR="55386675">
        <w:t>uninfected individuals will dilute the viral load within</w:t>
      </w:r>
      <w:r w:rsidR="72CE9E5C">
        <w:t>, potentially</w:t>
      </w:r>
      <w:r w:rsidR="55386675">
        <w:t xml:space="preserve"> increas</w:t>
      </w:r>
      <w:r w:rsidR="7F4E048F">
        <w:t>ing</w:t>
      </w:r>
      <w:r w:rsidR="55386675">
        <w:t xml:space="preserve"> false negative rates. </w:t>
      </w:r>
      <w:r w:rsidR="000304CD">
        <w:t>The trade</w:t>
      </w:r>
      <w:del w:id="11" w:author="Theil, Florence" w:date="2021-02-23T09:41:00Z">
        <w:r w:rsidR="008E47AC" w:rsidDel="001E01DE">
          <w:delText xml:space="preserve"> </w:delText>
        </w:r>
      </w:del>
      <w:ins w:id="12" w:author="Theil, Florence" w:date="2021-02-23T09:41:00Z">
        <w:r w:rsidR="001E01DE">
          <w:t>-</w:t>
        </w:r>
      </w:ins>
      <w:r w:rsidR="008E47AC">
        <w:t>off between cost and sensitivity</w:t>
      </w:r>
      <w:r w:rsidR="00D74363">
        <w:t xml:space="preserve"> when using Dorfman’s algorithm</w:t>
      </w:r>
      <w:r w:rsidR="008E47AC">
        <w:t xml:space="preserve"> is strongly related to prevalence. </w:t>
      </w:r>
      <w:r w:rsidR="004B45D2">
        <w:t>W</w:t>
      </w:r>
      <w:r w:rsidR="55386675">
        <w:t>hen prevalence is low</w:t>
      </w:r>
      <w:r w:rsidR="00211DB4">
        <w:t>,</w:t>
      </w:r>
      <w:r w:rsidR="55386675">
        <w:t xml:space="preserve"> few pools will contain infected samples, and so the number of pools that require follow-up tests will be low</w:t>
      </w:r>
      <w:r w:rsidR="00DC7598">
        <w:t>. H</w:t>
      </w:r>
      <w:r w:rsidR="00102704">
        <w:t xml:space="preserve">ence </w:t>
      </w:r>
      <w:r w:rsidR="6946DF94">
        <w:t>i</w:t>
      </w:r>
      <w:r w:rsidR="55386675">
        <w:t xml:space="preserve">t </w:t>
      </w:r>
      <w:r w:rsidR="00DC7598">
        <w:t xml:space="preserve">will </w:t>
      </w:r>
      <w:r w:rsidR="55386675">
        <w:t xml:space="preserve">be beneficial to </w:t>
      </w:r>
      <w:r w:rsidR="30EF2953">
        <w:t xml:space="preserve">have </w:t>
      </w:r>
      <w:r w:rsidR="003039F1">
        <w:t xml:space="preserve">pools with </w:t>
      </w:r>
      <w:r w:rsidR="30EF2953">
        <w:t xml:space="preserve">relatively </w:t>
      </w:r>
      <w:r w:rsidR="003039F1">
        <w:t xml:space="preserve">large numbers of individuals </w:t>
      </w:r>
      <w:r w:rsidR="30EF2953">
        <w:t>in this scenario. By contrast, when prevalence is high</w:t>
      </w:r>
      <w:r w:rsidR="310B47DF">
        <w:t>,</w:t>
      </w:r>
      <w:r w:rsidR="30EF2953">
        <w:t xml:space="preserve"> we might expect </w:t>
      </w:r>
      <w:r w:rsidR="11795989">
        <w:t xml:space="preserve">larger pool sizes </w:t>
      </w:r>
      <w:r w:rsidR="2B8036F5">
        <w:t xml:space="preserve">to </w:t>
      </w:r>
      <w:r w:rsidR="5CCCACB0">
        <w:t xml:space="preserve">frequently </w:t>
      </w:r>
      <w:r w:rsidR="30EF2953">
        <w:t xml:space="preserve">test positive, and so </w:t>
      </w:r>
      <w:r w:rsidR="00B76486">
        <w:t xml:space="preserve">the number of follow up tests </w:t>
      </w:r>
      <w:r w:rsidR="00075137">
        <w:t xml:space="preserve">required to </w:t>
      </w:r>
      <w:r w:rsidR="00B76486">
        <w:t>identify</w:t>
      </w:r>
      <w:r w:rsidR="00EA66FD">
        <w:t xml:space="preserve"> specific</w:t>
      </w:r>
      <w:r w:rsidR="00075137">
        <w:t xml:space="preserve"> individuals </w:t>
      </w:r>
      <w:r w:rsidR="00EA66FD">
        <w:t xml:space="preserve">who are infected </w:t>
      </w:r>
      <w:r w:rsidR="00075137">
        <w:t>will be large</w:t>
      </w:r>
      <w:r w:rsidR="30EF2953">
        <w:t>.</w:t>
      </w:r>
      <w:r w:rsidR="00401DE8">
        <w:t xml:space="preserve"> This dynamic can inform optimal pool sizes.</w:t>
      </w:r>
      <w:r w:rsidR="30EF2953">
        <w:t xml:space="preserve"> A</w:t>
      </w:r>
      <w:r w:rsidR="00A35B53">
        <w:t xml:space="preserve"> more complex follow up</w:t>
      </w:r>
      <w:r w:rsidR="30EF2953">
        <w:t xml:space="preserve"> strategy that starts with large pools and iteratively create</w:t>
      </w:r>
      <w:r w:rsidR="4AA14DC8">
        <w:t>s</w:t>
      </w:r>
      <w:r w:rsidR="30EF2953">
        <w:t xml:space="preserve"> sub pools to minimise testing numbers will have the disadvantage of a longer lead time between sample collection and test result, </w:t>
      </w:r>
      <w:r w:rsidR="00A35B53">
        <w:t>w</w:t>
      </w:r>
      <w:r w:rsidR="00876F97">
        <w:t>hich has practical consequences because</w:t>
      </w:r>
      <w:r w:rsidR="30EF2953">
        <w:t xml:space="preserve"> informing the infected individual swiftly is of importance in limiting spread</w:t>
      </w:r>
      <w:r w:rsidR="0089498D">
        <w:fldChar w:fldCharType="begin" w:fldLock="1"/>
      </w:r>
      <w:r w:rsidR="0089498D">
        <w:instrText>ADDIN CSL_CITATION {"citationItems":[{"id":"ITEM-1","itemData":{"DOI":"10.1126/sciadv.abd5393","ISSN":"2375-2548","PMID":"33219112","abstract":"The COVID-19 pandemic has created a public health crisis. Because SARS-CoV-2 can spread from individuals with presymptomatic, symptomatic, and asymptomatic infections, the reopening of societies and the control of virus spread will be facilitated by robust population screening, for which virus testing will often be central. After infection, individuals undergo a period of incubation during which viral titers are too low to detect, followed by exponential viral growth, leading to peak viral load and infectiousness and ending with declining titers and clearance. Given the pattern of viral load kinetics, we model the effectiveness of repeated population screening considering test sensitivities, frequency, and sample-to-answer reporting time. These results demonstrate that effective screening depends largely on frequency of testing and speed of reporting and is only marginally improved by high test sensitivity. We therefore conclude that screening should prioritize accessibility, frequency, and sample-to-answer time; analytical limits of detection should be secondary.","author":[{"dropping-particle":"","family":"Larremore","given":"Daniel B.","non-dropping-particle":"","parse-names":false,"suffix":""},{"dropping-particle":"","family":"Wilder","given":"Bryan","non-dropping-particle":"","parse-names":false,"suffix":""},{"dropping-particle":"","family":"Lester","given":"Evan","non-dropping-particle":"","parse-names":false,"suffix":""},{"dropping-particle":"","family":"Shehata","given":"Soraya","non-dropping-particle":"","parse-names":false,"suffix":""},{"dropping-particle":"","family":"Burke","given":"James M.","non-dropping-particle":"","parse-names":false,"suffix":""},{"dropping-particle":"","family":"Hay","given":"James A.","non-dropping-particle":"","parse-names":false,"suffix":""},{"dropping-particle":"","family":"Tambe","given":"Milind","non-dropping-particle":"","parse-names":false,"suffix":""},{"dropping-particle":"","family":"Mina","given":"Michael J.","non-dropping-particle":"","parse-names":false,"suffix":""},{"dropping-particle":"","family":"Parker","given":"Roy","non-dropping-particle":"","parse-names":false,"suffix":""}],"container-title":"Science Advances","id":"ITEM-1","issue":"1","issued":{"date-parts":[["2021","1","1"]]},"page":"eabd5393","publisher":"American Association for the Advancement of Science (AAAS)","title":"Test sensitivity is secondary to frequency and turnaround time for COVID-19 screening","type":"article-journal","volume":"7"},"uris":["http://www.mendeley.com/documents/?uuid=e3ba2e1f-01e1-35eb-9b1a-525274fd8942"]}],"mendeley":{"formattedCitation":"&lt;sup&gt;12&lt;/sup&gt;","plainTextFormattedCitation":"12","previouslyFormattedCitation":"&lt;sup&gt;12&lt;/sup&gt;"},"properties":{"noteIndex":0},"schema":"https://github.com/citation-style-language/schema/raw/master/csl-citation.json"}</w:instrText>
      </w:r>
      <w:r w:rsidR="0089498D">
        <w:fldChar w:fldCharType="separate"/>
      </w:r>
      <w:r w:rsidR="0089498D" w:rsidRPr="0089498D">
        <w:rPr>
          <w:noProof/>
          <w:vertAlign w:val="superscript"/>
        </w:rPr>
        <w:t>12</w:t>
      </w:r>
      <w:r w:rsidR="0089498D">
        <w:fldChar w:fldCharType="end"/>
      </w:r>
      <w:r w:rsidR="30EF2953">
        <w:t>.</w:t>
      </w:r>
    </w:p>
    <w:p w14:paraId="752E77D1" w14:textId="12B78DE1" w:rsidR="001D178A" w:rsidRDefault="001D178A" w:rsidP="006D5E32"/>
    <w:p w14:paraId="46BE818C" w14:textId="32ECE6A6" w:rsidR="001D178A" w:rsidRDefault="57F6171B" w:rsidP="006D5E32">
      <w:r w:rsidRPr="4D0F43D9">
        <w:rPr>
          <w:i/>
          <w:iCs/>
        </w:rPr>
        <w:t>Household or contact-based pooling</w:t>
      </w:r>
    </w:p>
    <w:p w14:paraId="26CABB72" w14:textId="45E5D9F6" w:rsidR="001D178A" w:rsidRDefault="001D178A" w:rsidP="006D5E32">
      <w:r>
        <w:t xml:space="preserve">Another consideration is </w:t>
      </w:r>
      <w:r w:rsidR="5692CC79">
        <w:t>who is pooled with whom</w:t>
      </w:r>
      <w:r>
        <w:t xml:space="preserve"> </w:t>
      </w:r>
      <w:r w:rsidR="009F08C0">
        <w:t>as</w:t>
      </w:r>
      <w:r>
        <w:t xml:space="preserve"> it is </w:t>
      </w:r>
      <w:r w:rsidR="00C62AD8">
        <w:t xml:space="preserve">likely </w:t>
      </w:r>
      <w:r w:rsidR="009F08C0">
        <w:t>advantageous</w:t>
      </w:r>
      <w:r>
        <w:t xml:space="preserve"> </w:t>
      </w:r>
      <w:r w:rsidR="00C62AD8">
        <w:t xml:space="preserve">for the test sensitivity </w:t>
      </w:r>
      <w:r>
        <w:t xml:space="preserve">to pool individuals who are </w:t>
      </w:r>
      <w:r w:rsidR="1FF0321C">
        <w:t xml:space="preserve">close contacts and therefore </w:t>
      </w:r>
      <w:r w:rsidR="00C62AD8">
        <w:t xml:space="preserve">liable </w:t>
      </w:r>
      <w:r>
        <w:t>to be</w:t>
      </w:r>
      <w:r w:rsidR="00C2345A">
        <w:t xml:space="preserve"> all</w:t>
      </w:r>
      <w:r w:rsidR="5858F199">
        <w:t xml:space="preserve"> infected </w:t>
      </w:r>
      <w:r w:rsidR="00C2345A">
        <w:t>or all uninfected</w:t>
      </w:r>
      <w:r w:rsidR="198BE730">
        <w:t xml:space="preserve"> </w:t>
      </w:r>
      <w:r w:rsidR="3E6F6E78">
        <w:t>at the same time</w:t>
      </w:r>
      <w:r>
        <w:t xml:space="preserve">. In the university </w:t>
      </w:r>
      <w:r w:rsidR="3F4D946A">
        <w:t>setting</w:t>
      </w:r>
      <w:r>
        <w:t xml:space="preserve">, a method for reducing social contacts is to assign students to </w:t>
      </w:r>
      <w:r w:rsidR="00BA735B">
        <w:t xml:space="preserve">small </w:t>
      </w:r>
      <w:r w:rsidR="0DE5D058">
        <w:t>‘</w:t>
      </w:r>
      <w:r>
        <w:t>living circles</w:t>
      </w:r>
      <w:r w:rsidR="3B8E68AC">
        <w:t>’</w:t>
      </w:r>
      <w:r>
        <w:t xml:space="preserve"> (e.g. </w:t>
      </w:r>
      <w:r w:rsidR="002D7989">
        <w:t>five</w:t>
      </w:r>
      <w:r>
        <w:t xml:space="preserve"> people per living circle). </w:t>
      </w:r>
      <w:r w:rsidR="7ADAA8A4">
        <w:t xml:space="preserve">Because transmission often occurs in households, </w:t>
      </w:r>
      <w:r>
        <w:t xml:space="preserve">we might expect clustering of cases within living circles. Testing by living circle could improve test sensitivity under the assumption that if one person is infected then others </w:t>
      </w:r>
      <w:r w:rsidR="73A8C26A">
        <w:t xml:space="preserve">are likely to </w:t>
      </w:r>
      <w:r w:rsidR="517E8B6A">
        <w:t>be</w:t>
      </w:r>
      <w:r>
        <w:t xml:space="preserve"> also, thus the dilution of the viral load is minimised. </w:t>
      </w:r>
      <w:r w:rsidR="73814FE3">
        <w:t>This pooling strategy</w:t>
      </w:r>
      <w:r>
        <w:t xml:space="preserve"> could also reduce costs because fewer pools will be detected as positive than under random pooling, and therefore fewer pools will require follow up tests to identify infected individuals.</w:t>
      </w:r>
    </w:p>
    <w:p w14:paraId="64BB3761" w14:textId="7D487A06" w:rsidR="00D315A3" w:rsidRDefault="00D315A3" w:rsidP="006D5E32"/>
    <w:p w14:paraId="216B5B49" w14:textId="07089B45" w:rsidR="103465E9" w:rsidRDefault="103465E9">
      <w:r w:rsidRPr="4D0F43D9">
        <w:rPr>
          <w:i/>
          <w:iCs/>
        </w:rPr>
        <w:t>Follow up testing</w:t>
      </w:r>
    </w:p>
    <w:p w14:paraId="607E26B3" w14:textId="516E4CF9" w:rsidR="00D315A3" w:rsidRDefault="6CC927DB" w:rsidP="006D5E32">
      <w:r>
        <w:t xml:space="preserve">A third consideration is </w:t>
      </w:r>
      <w:r w:rsidR="00265158">
        <w:t>how</w:t>
      </w:r>
      <w:r>
        <w:t xml:space="preserve"> follow up </w:t>
      </w:r>
      <w:r w:rsidR="00975B88">
        <w:t xml:space="preserve">of </w:t>
      </w:r>
      <w:r>
        <w:t>positive pooled samples</w:t>
      </w:r>
      <w:r w:rsidR="006C6E5C">
        <w:t>,</w:t>
      </w:r>
      <w:r>
        <w:t xml:space="preserve"> to determine which individuals are specifically infected</w:t>
      </w:r>
      <w:r w:rsidR="006C6E5C">
        <w:t>,</w:t>
      </w:r>
      <w:r w:rsidR="00975B88">
        <w:t xml:space="preserve"> impacts overall performance</w:t>
      </w:r>
      <w:r>
        <w:t xml:space="preserve">. </w:t>
      </w:r>
      <w:r w:rsidR="00975B88">
        <w:t>In the UK th</w:t>
      </w:r>
      <w:r w:rsidR="00B02006">
        <w:t xml:space="preserve">is is currently </w:t>
      </w:r>
      <w:r w:rsidR="00B02006">
        <w:lastRenderedPageBreak/>
        <w:t>mandated for positive pooled tests</w:t>
      </w:r>
      <w:r w:rsidR="00354E9F">
        <w:t xml:space="preserve"> but deserves exploration.</w:t>
      </w:r>
      <w:r>
        <w:t xml:space="preserve"> If tests are performed by living circle</w:t>
      </w:r>
      <w:r w:rsidR="4D7BEF3D">
        <w:t>,</w:t>
      </w:r>
      <w:r>
        <w:t xml:space="preserve"> then the follow up tests may be rendered largely moot </w:t>
      </w:r>
      <w:r w:rsidR="7A3C2EE2">
        <w:t>if everyone within a living circle is expected to self-isolate when any one member of the living circle is tested positive. However, the impact o</w:t>
      </w:r>
      <w:r w:rsidR="2725C9D0">
        <w:t xml:space="preserve">n behaviour </w:t>
      </w:r>
      <w:proofErr w:type="gramStart"/>
      <w:r w:rsidR="2725C9D0">
        <w:t>change</w:t>
      </w:r>
      <w:proofErr w:type="gramEnd"/>
      <w:r w:rsidR="7A3C2EE2">
        <w:t xml:space="preserve"> </w:t>
      </w:r>
      <w:r w:rsidR="2725C9D0">
        <w:t>if</w:t>
      </w:r>
      <w:r w:rsidR="7A3C2EE2">
        <w:t xml:space="preserve"> only returning pool-level test results to individuals needs to be quantified</w:t>
      </w:r>
      <w:r w:rsidR="7E7CC80D">
        <w:t xml:space="preserve">, such as whether individuals assume they </w:t>
      </w:r>
      <w:r w:rsidR="5663058E">
        <w:t xml:space="preserve">have been infected and </w:t>
      </w:r>
      <w:r w:rsidR="12BDCEB8">
        <w:t>are</w:t>
      </w:r>
      <w:r w:rsidR="7E7CC80D">
        <w:t xml:space="preserve"> immune</w:t>
      </w:r>
      <w:r w:rsidR="7A3C2EE2">
        <w:t>.</w:t>
      </w:r>
    </w:p>
    <w:p w14:paraId="3E1CB124" w14:textId="6C2F612F" w:rsidR="009528AD" w:rsidRDefault="009528AD" w:rsidP="006D5E32"/>
    <w:p w14:paraId="70B04786" w14:textId="08A0D5CA" w:rsidR="009528AD" w:rsidRDefault="2F2AC60F" w:rsidP="006D5E32">
      <w:r>
        <w:t>Additional to pooling of samples in RT-qPCR assays, other low</w:t>
      </w:r>
      <w:r w:rsidR="1DDDFE64">
        <w:t>-</w:t>
      </w:r>
      <w:r>
        <w:t>cost screening methods are emerging. The lateral flow device operates by detecting viral antigens directly</w:t>
      </w:r>
      <w:r w:rsidR="009528AD">
        <w:fldChar w:fldCharType="begin" w:fldLock="1"/>
      </w:r>
      <w:r w:rsidR="0089498D">
        <w:instrText>ADDIN CSL_CITATION {"citationItems":[{"id":"ITEM-1","itemData":{"abstract":"Executive summary-At the request of Ministers in the UK Department of Health and Social Care, Public Health England Porton Down and the University of Oxford developed and delivered the infrastructure required to identify the most promising LFDs with the best performance characteristics-Extensive pre-clinical and clinical evaluation of LFDs has been completed both in the laboratory and in the field-LFDs show acceptable viral antigen detection with high specificity, sufficient sensitivity and low kit failure rates-One LFD, the Innova SARS-CoV-2 Antigen Rapid Qualitative Test, is nearing completion of the four-phase evaluation and the performance characteristics are summarised in this report.","id":"ITEM-1","issued":{"date-parts":[["0"]]},"title":"Rapid evaluation of Lateral Flow Viral Antigen detection devices (LFDs) for mass community testing","type":"report"},"uris":["http://www.mendeley.com/documents/?uuid=544b80d0-62e0-355c-a9fb-0f458f640733"]}],"mendeley":{"formattedCitation":"&lt;sup&gt;13&lt;/sup&gt;","plainTextFormattedCitation":"13","previouslyFormattedCitation":"&lt;sup&gt;13&lt;/sup&gt;"},"properties":{"noteIndex":0},"schema":"https://github.com/citation-style-language/schema/raw/master/csl-citation.json"}</w:instrText>
      </w:r>
      <w:r w:rsidR="009528AD">
        <w:fldChar w:fldCharType="separate"/>
      </w:r>
      <w:r w:rsidR="0089498D" w:rsidRPr="0089498D">
        <w:rPr>
          <w:noProof/>
          <w:vertAlign w:val="superscript"/>
        </w:rPr>
        <w:t>13</w:t>
      </w:r>
      <w:r w:rsidR="009528AD">
        <w:fldChar w:fldCharType="end"/>
      </w:r>
      <w:r>
        <w:t>, and though it has been reported to have low</w:t>
      </w:r>
      <w:r w:rsidR="0EC9A53F">
        <w:t>er</w:t>
      </w:r>
      <w:r>
        <w:t xml:space="preserve"> sensitivity compared to RT-qPCR</w:t>
      </w:r>
      <w:r w:rsidR="009528AD">
        <w:fldChar w:fldCharType="begin" w:fldLock="1"/>
      </w:r>
      <w:r w:rsidR="0089498D">
        <w:instrText>ADDIN CSL_CITATION {"citationItems":[{"id":"ITEM-1","itemData":{"DOI":"10.1136/bmj.m4436","ISSN":"1756-1833","PMID":"33199289","abstract":"An unevaluated, underdesigned, and costly mess\n\nQuick turnaround testing for covid-19 is to be made available to everybody, initially to those without symptoms, across England at a cost of £100bn (€110bn; $130bn).1 This follows a still uncompleted “pilot” in Liverpool, which started on 6 November at the invitation of Liverpool City Council in October, after incidence had peaked. The objective is “to demonstrate that massive asymptomatic testing can help identify far more cases and break the chain of transmission of coronavirus.”2\n\nParticipation in this pilot is voluntary. There is no call or recall. All participants receive two tests, the standard PCR test and the rapid turnaround (within 1 hour) lateral flow Innova test. Those with a positive result in either test are asked to self-isolate and are registered with the national track and trace programme, which initiates contact tracing. Key workers, health and social care staff, school staff, and children aged 11 and over are being targeted, but anyone can get tested, preferably at least twice within two weeks.\n\nThis is a screening programme, not opportunistic case finding: people are invited to have a test they would not otherwise have had, or asked for. If judged against the criteria drawn up by the UK’s National Screening Committee for appraisal of a programme’s viability, effectiveness, and appropriateness, …","author":[{"dropping-particle":"","family":"Gill","given":"Mike","non-dropping-particle":"","parse-names":false,"suffix":""},{"dropping-particle":"","family":"Gray","given":"Muir","non-dropping-particle":"","parse-names":false,"suffix":""}],"container-title":"BMJ (Clinical research ed.)","id":"ITEM-1","issued":{"date-parts":[["2020","11","16"]]},"page":"m4436","publisher":"British Medical Journal Publishing Group","title":"Mass testing for covid-19 in the UK.","type":"article-journal","volume":"371"},"uris":["http://www.mendeley.com/documents/?uuid=fd20ff67-c1e8-3ba7-8d24-a8e7688f8c4b"]},{"id":"ITEM-2","itemData":{"DOI":"10.1136/bmj.m4469","ISSN":"1756-1833","abstract":"The government has claimed that rapid lateral flow covid-19 tests, which are being used in mass testing pilots in England and can provide results in 30 minutes, are \"accurate and sensitive enough to be used in the community,\" after evaluation results were published. 1 However, experts warn that the tests may miss as many as half of covid-19 cases, depending on who is using them-making them unsuitable for a \"test and release\" strategy to enable people to leave lockdown or to allow students to go home from university. The ongoing assessment, carried out by Public Health England's Porton Down laboratory and the University of Oxford, tested a number of lateral flow devices in different settings including hospitals, schools, and universities. The Innova SARS-CoV-2 Antigen Rapid Qualitative Test, which has been used in the Liverpool mass testing pilot to detect infections, 2 is the first test to near completion of the four stage evaluation process. A report reviewed 8774 Innova tests carried out across a number of groups including outpatients with SARS-CoV-2, healthcare staff, armed forces personnel, and school students aged 11-18. It found an overall sensitivity of 76.8%, but this rose to over 95% in individuals with high viral loads. The overall specificity of the test was reported as 99.68%, meaning a false positive rate of 0.32% (22/6967 tests.) The evaluation found that the test performed best when used by laboratory scientists when the sensitivity was 79% (156/197 positive: 79.2% (95% confidence interval 72.8% to 84.6%)). Sensitivity dropped to 73% when used by trained healthcare staff (92/126 positive: 73.0% (64.3% to 80.5%)) and to 58% with self-trained members of the public (214/372 positive: 57.5% (52.3% to 62.6%)).","author":[{"dropping-particle":"","family":"Mahase","given":"Elisabeth","non-dropping-particle":"","parse-names":false,"suffix":""}],"container-title":"BMJ","id":"ITEM-2","issued":{"date-parts":[["2020","11","17"]]},"page":"m4469","publisher":"British Medical Journal Publishing Group","title":"Covid-19: Innova lateral flow test is not fit for “test and release” strategy, say experts","type":"article-journal","volume":"371"},"uris":["http://www.mendeley.com/documents/?uuid=124d5123-8c86-3e62-9a39-f13b6daae461"]}],"mendeley":{"formattedCitation":"&lt;sup&gt;14,15&lt;/sup&gt;","plainTextFormattedCitation":"14,15","previouslyFormattedCitation":"&lt;sup&gt;14,15&lt;/sup&gt;"},"properties":{"noteIndex":0},"schema":"https://github.com/citation-style-language/schema/raw/master/csl-citation.json"}</w:instrText>
      </w:r>
      <w:r w:rsidR="009528AD">
        <w:fldChar w:fldCharType="separate"/>
      </w:r>
      <w:r w:rsidR="0089498D" w:rsidRPr="0089498D">
        <w:rPr>
          <w:noProof/>
          <w:vertAlign w:val="superscript"/>
        </w:rPr>
        <w:t>14,15</w:t>
      </w:r>
      <w:r w:rsidR="009528AD">
        <w:fldChar w:fldCharType="end"/>
      </w:r>
      <w:r>
        <w:t xml:space="preserve"> it may still be cost effective</w:t>
      </w:r>
      <w:r w:rsidR="2D52F1DA">
        <w:t>,</w:t>
      </w:r>
      <w:r w:rsidR="7FF46F16">
        <w:t xml:space="preserve"> and </w:t>
      </w:r>
      <w:r w:rsidR="2D52F1DA">
        <w:t xml:space="preserve">of </w:t>
      </w:r>
      <w:r w:rsidR="7FF46F16">
        <w:t xml:space="preserve">sufficiently </w:t>
      </w:r>
      <w:r w:rsidR="2D52F1DA">
        <w:t xml:space="preserve">high overall </w:t>
      </w:r>
      <w:r w:rsidR="7FF46F16">
        <w:t>sensitiv</w:t>
      </w:r>
      <w:r w:rsidR="2D52F1DA">
        <w:t xml:space="preserve">ity </w:t>
      </w:r>
      <w:r>
        <w:t xml:space="preserve">if the test is administered twice over </w:t>
      </w:r>
      <w:r w:rsidR="35E8A17A">
        <w:t>three</w:t>
      </w:r>
      <w:r>
        <w:t xml:space="preserve"> days</w:t>
      </w:r>
      <w:r w:rsidR="009031C7">
        <w:fldChar w:fldCharType="begin" w:fldLock="1"/>
      </w:r>
      <w:r w:rsidR="0089498D">
        <w:instrText>ADDIN CSL_CITATION {"citationItems":[{"id":"ITEM-1","itemData":{"author":[{"dropping-particle":"","family":"UK Department of Health &amp; Social Care","given":"","non-dropping-particle":"","parse-names":false,"suffix":""}],"id":"ITEM-1","issued":{"date-parts":[["2020"]]},"title":"Pooled testing for coronavirus (COVID-19) pilot: guidance for university students - GOV.UK","type":"webpage"},"uris":["http://www.mendeley.com/documents/?uuid=21fbd05d-64b2-4fce-856e-0f44175d99e3"]}],"mendeley":{"formattedCitation":"&lt;sup&gt;11&lt;/sup&gt;","plainTextFormattedCitation":"11","previouslyFormattedCitation":"&lt;sup&gt;11&lt;/sup&gt;"},"properties":{"noteIndex":0},"schema":"https://github.com/citation-style-language/schema/raw/master/csl-citation.json"}</w:instrText>
      </w:r>
      <w:r w:rsidR="009031C7">
        <w:fldChar w:fldCharType="separate"/>
      </w:r>
      <w:r w:rsidR="00E9736F" w:rsidRPr="00E9736F">
        <w:rPr>
          <w:noProof/>
          <w:vertAlign w:val="superscript"/>
        </w:rPr>
        <w:t>11</w:t>
      </w:r>
      <w:r w:rsidR="009031C7">
        <w:fldChar w:fldCharType="end"/>
      </w:r>
      <w:r>
        <w:t>.</w:t>
      </w:r>
      <w:r w:rsidR="30D5841B">
        <w:t xml:space="preserve"> </w:t>
      </w:r>
    </w:p>
    <w:p w14:paraId="7FED3CAF" w14:textId="4B3E040E" w:rsidR="00F21EC7" w:rsidRDefault="00F21EC7" w:rsidP="006D5E32"/>
    <w:p w14:paraId="252E57F1" w14:textId="7A22FFF6" w:rsidR="00F21EC7" w:rsidRDefault="004B797C" w:rsidP="006D5E32">
      <w:r>
        <w:t xml:space="preserve">At the University of Bristol students </w:t>
      </w:r>
      <w:r w:rsidR="008A16AA">
        <w:t>within halls of residence are divided into living ci</w:t>
      </w:r>
      <w:r w:rsidR="566B242D">
        <w:t>r</w:t>
      </w:r>
      <w:r w:rsidR="008A16AA">
        <w:t xml:space="preserve">cles – groups </w:t>
      </w:r>
      <w:r w:rsidR="009C4246">
        <w:t xml:space="preserve">within which individuals are permitted to mix as if in a household. </w:t>
      </w:r>
      <w:r w:rsidR="00F21EC7">
        <w:t xml:space="preserve">Here we </w:t>
      </w:r>
      <w:r w:rsidR="7B8E6032">
        <w:t xml:space="preserve">analyse the sensitivity and cost of </w:t>
      </w:r>
      <w:r w:rsidR="00F21EC7">
        <w:t xml:space="preserve">pooling </w:t>
      </w:r>
      <w:r w:rsidR="7B8E6032">
        <w:t>samples for SARS-CoV-2 testing by RT-qPCR within a university setting</w:t>
      </w:r>
      <w:r w:rsidR="766367ED">
        <w:t xml:space="preserve"> to represent a universal testing strategy that would identify asymptomatic infection</w:t>
      </w:r>
      <w:r w:rsidR="7B8E6032">
        <w:t xml:space="preserve">. We use data </w:t>
      </w:r>
      <w:r w:rsidR="00F21EC7">
        <w:t xml:space="preserve">on </w:t>
      </w:r>
      <w:r w:rsidR="00130E3E">
        <w:t xml:space="preserve">the </w:t>
      </w:r>
      <w:r w:rsidR="7B8E6032">
        <w:t>size</w:t>
      </w:r>
      <w:r w:rsidR="00F43A5D">
        <w:t>s</w:t>
      </w:r>
      <w:r w:rsidR="7B8E6032">
        <w:t xml:space="preserve"> of</w:t>
      </w:r>
      <w:r w:rsidR="079BCC0A">
        <w:t xml:space="preserve"> </w:t>
      </w:r>
      <w:r w:rsidR="00F21EC7">
        <w:t xml:space="preserve">living circles </w:t>
      </w:r>
      <w:r w:rsidR="18E8D8D8">
        <w:t>to</w:t>
      </w:r>
      <w:r w:rsidR="00F21EC7">
        <w:t xml:space="preserve"> </w:t>
      </w:r>
      <w:r w:rsidR="297AB0A0">
        <w:t xml:space="preserve">simulate </w:t>
      </w:r>
      <w:r w:rsidR="00F21EC7">
        <w:t xml:space="preserve">clustering </w:t>
      </w:r>
      <w:r w:rsidR="6573C04D">
        <w:t>of infections, allowing for</w:t>
      </w:r>
      <w:r w:rsidR="00F21EC7">
        <w:t xml:space="preserve"> varying levels of social contacts within and between living circles</w:t>
      </w:r>
      <w:r w:rsidR="58DAD8CD">
        <w:t>. We explore the effects of pool size and living</w:t>
      </w:r>
      <w:ins w:id="13" w:author="Theil, Florence" w:date="2021-02-23T09:44:00Z">
        <w:r w:rsidR="00D651C9">
          <w:t xml:space="preserve"> </w:t>
        </w:r>
      </w:ins>
      <w:del w:id="14" w:author="Theil, Florence" w:date="2021-02-23T09:44:00Z">
        <w:r w:rsidR="58DAD8CD" w:rsidDel="00D651C9">
          <w:delText>-</w:delText>
        </w:r>
      </w:del>
      <w:r w:rsidR="58DAD8CD">
        <w:t>circle</w:t>
      </w:r>
      <w:ins w:id="15" w:author="Theil, Florence" w:date="2021-02-23T09:45:00Z">
        <w:r w:rsidR="00D651C9">
          <w:t>-</w:t>
        </w:r>
      </w:ins>
      <w:del w:id="16" w:author="Theil, Florence" w:date="2021-02-23T09:45:00Z">
        <w:r w:rsidR="58DAD8CD" w:rsidDel="00D651C9">
          <w:delText xml:space="preserve"> </w:delText>
        </w:r>
      </w:del>
      <w:r w:rsidR="58DAD8CD">
        <w:t>based pooling, follow up testing strategy, and</w:t>
      </w:r>
      <w:r w:rsidR="67C55260">
        <w:t xml:space="preserve"> </w:t>
      </w:r>
      <w:r w:rsidR="00F21EC7">
        <w:t>heterogeneity of viral load between individuals</w:t>
      </w:r>
      <w:r w:rsidR="00A44F6F">
        <w:t xml:space="preserve">. </w:t>
      </w:r>
    </w:p>
    <w:p w14:paraId="288AC09B" w14:textId="5B83D387" w:rsidR="00A44F6F" w:rsidRDefault="00A44F6F" w:rsidP="00345F33">
      <w:pPr>
        <w:pStyle w:val="Heading1"/>
      </w:pPr>
      <w:r>
        <w:t>Methods</w:t>
      </w:r>
    </w:p>
    <w:p w14:paraId="53DCC9BF" w14:textId="54A25ACA" w:rsidR="00A44F6F" w:rsidRDefault="00817A10" w:rsidP="00A44F6F">
      <w:pPr>
        <w:pStyle w:val="Heading2"/>
      </w:pPr>
      <w:r>
        <w:t>Modelling o</w:t>
      </w:r>
      <w:r w:rsidR="00A44F6F">
        <w:t>verview</w:t>
      </w:r>
    </w:p>
    <w:p w14:paraId="1894F77A" w14:textId="1D732D19" w:rsidR="0022415C" w:rsidRDefault="2934D934" w:rsidP="00A44F6F">
      <w:r>
        <w:t xml:space="preserve">Our objective is to simulate </w:t>
      </w:r>
      <w:r w:rsidR="00B52718">
        <w:t>performing</w:t>
      </w:r>
      <w:r>
        <w:t xml:space="preserve"> RT-</w:t>
      </w:r>
      <w:r w:rsidR="00812B5E">
        <w:t>q</w:t>
      </w:r>
      <w:r>
        <w:t>PCR for presence of SARS-Co</w:t>
      </w:r>
      <w:r w:rsidR="004C6A98">
        <w:t>V</w:t>
      </w:r>
      <w:r>
        <w:t xml:space="preserve">-2 in samples from all individuals under different disease transmission scenarios. </w:t>
      </w:r>
      <w:r w:rsidR="6AC97C51">
        <w:t xml:space="preserve">There are four main components to the model – viral load sampling, disease transmission between students, pooling allocation of collected samples, and testing performance. </w:t>
      </w:r>
      <w:r>
        <w:t xml:space="preserve">We compare </w:t>
      </w:r>
      <w:r w:rsidR="53CCD044">
        <w:t xml:space="preserve">different aspects of testing </w:t>
      </w:r>
      <w:r w:rsidR="6AC97C51">
        <w:t xml:space="preserve">performance </w:t>
      </w:r>
      <w:r w:rsidR="55A7C414">
        <w:t xml:space="preserve">across three strategies – per-individual testing, pooled testing, or pooled testing with per-individual follow-up in positive pools. </w:t>
      </w:r>
    </w:p>
    <w:p w14:paraId="6CF1A3D1" w14:textId="77777777" w:rsidR="00256116" w:rsidRDefault="00256116" w:rsidP="00A44F6F"/>
    <w:p w14:paraId="42706681" w14:textId="2C64A5AA" w:rsidR="00256116" w:rsidRDefault="00256116" w:rsidP="00812B5E">
      <w:pPr>
        <w:pStyle w:val="Heading2"/>
      </w:pPr>
      <w:r>
        <w:t>Data</w:t>
      </w:r>
    </w:p>
    <w:p w14:paraId="3E86E902" w14:textId="5B5DFF89" w:rsidR="003735FA" w:rsidRDefault="000C129F" w:rsidP="00A44F6F">
      <w:r>
        <w:t xml:space="preserve">The samples generated in these simulations are allocated into living circles and halls of residence that match the distributions from undergraduate students at the University of Bristol. In total there are </w:t>
      </w:r>
      <w:r w:rsidR="073917F8">
        <w:t>8</w:t>
      </w:r>
      <w:r w:rsidR="531213F4">
        <w:t>,</w:t>
      </w:r>
      <w:r w:rsidR="073917F8">
        <w:t>477</w:t>
      </w:r>
      <w:r w:rsidR="002327FA">
        <w:t xml:space="preserve"> students allocated to </w:t>
      </w:r>
      <w:r w:rsidR="073917F8">
        <w:t>1</w:t>
      </w:r>
      <w:r w:rsidR="6AF2FA4E">
        <w:t>,</w:t>
      </w:r>
      <w:r w:rsidR="073917F8">
        <w:t>529</w:t>
      </w:r>
      <w:r w:rsidR="002327FA">
        <w:t xml:space="preserve"> living circles</w:t>
      </w:r>
      <w:r w:rsidR="003735FA">
        <w:t>, divided across 37 halls of residence</w:t>
      </w:r>
      <w:r w:rsidR="002327FA">
        <w:t xml:space="preserve">. </w:t>
      </w:r>
      <w:r w:rsidR="00CD7E26">
        <w:t xml:space="preserve">The median number of students per living circle is 5, and the maximum is 44. </w:t>
      </w:r>
      <w:r w:rsidR="002327FA">
        <w:t xml:space="preserve">The </w:t>
      </w:r>
      <w:r w:rsidR="003735FA">
        <w:t xml:space="preserve">distribution of students per living circle is shown in </w:t>
      </w:r>
      <w:commentRangeStart w:id="17"/>
      <w:del w:id="18" w:author="Gibran Hemani" w:date="2021-03-12T21:58:00Z">
        <w:r w:rsidR="003735FA" w:rsidRPr="00812B5E" w:rsidDel="006B16C3">
          <w:rPr>
            <w:b/>
            <w:bCs/>
          </w:rPr>
          <w:delText xml:space="preserve">Supplementary </w:delText>
        </w:r>
      </w:del>
      <w:r w:rsidR="003735FA" w:rsidRPr="00812B5E">
        <w:rPr>
          <w:b/>
          <w:bCs/>
        </w:rPr>
        <w:t xml:space="preserve">Figure </w:t>
      </w:r>
      <w:r w:rsidR="003A1F3A">
        <w:rPr>
          <w:b/>
          <w:bCs/>
        </w:rPr>
        <w:t>1</w:t>
      </w:r>
      <w:r w:rsidR="003735FA">
        <w:t>.</w:t>
      </w:r>
      <w:commentRangeEnd w:id="17"/>
      <w:r w:rsidR="0074612A">
        <w:rPr>
          <w:rStyle w:val="CommentReference"/>
        </w:rPr>
        <w:commentReference w:id="17"/>
      </w:r>
    </w:p>
    <w:p w14:paraId="41B93BF0" w14:textId="77777777" w:rsidR="00256116" w:rsidRDefault="00256116" w:rsidP="00A44F6F"/>
    <w:p w14:paraId="78F6AC70" w14:textId="28A7CD71" w:rsidR="180B207F" w:rsidRDefault="180B207F" w:rsidP="4D0F43D9">
      <w:pPr>
        <w:pStyle w:val="Heading2"/>
        <w:spacing w:line="259" w:lineRule="auto"/>
      </w:pPr>
      <w:r>
        <w:t>Heterogeneity of viral load</w:t>
      </w:r>
      <w:r w:rsidR="00C32ACD">
        <w:t xml:space="preserve"> and RT-qPCR detection</w:t>
      </w:r>
    </w:p>
    <w:p w14:paraId="1D0B2B76" w14:textId="055D6B84" w:rsidR="007101F8" w:rsidRDefault="008F479F" w:rsidP="007101F8">
      <w:r>
        <w:t xml:space="preserve">To generate </w:t>
      </w:r>
      <w:r w:rsidR="002747DB">
        <w:t xml:space="preserve">heterogeneity in the viral load of </w:t>
      </w:r>
      <w:r w:rsidR="00817A10">
        <w:t>infected individual</w:t>
      </w:r>
      <w:r w:rsidR="002747DB">
        <w:t>s</w:t>
      </w:r>
      <w:r>
        <w:t>, w</w:t>
      </w:r>
      <w:r w:rsidR="002747DB">
        <w:t xml:space="preserve">e </w:t>
      </w:r>
      <w:r w:rsidR="00F32409">
        <w:t xml:space="preserve">first </w:t>
      </w:r>
      <w:r w:rsidR="003A585C">
        <w:t>develop</w:t>
      </w:r>
      <w:r w:rsidR="00CF54CB">
        <w:t>ed</w:t>
      </w:r>
      <w:r w:rsidR="003A585C">
        <w:t xml:space="preserve"> a model </w:t>
      </w:r>
      <w:r w:rsidR="00643D8B">
        <w:t xml:space="preserve">based on RT-qPCR </w:t>
      </w:r>
      <w:r w:rsidR="003960C1">
        <w:t xml:space="preserve">mechanics </w:t>
      </w:r>
      <w:r w:rsidR="003A585C">
        <w:t xml:space="preserve">whereby each individual </w:t>
      </w:r>
      <m:oMath>
        <m:r>
          <w:rPr>
            <w:rFonts w:ascii="Cambria Math" w:hAnsi="Cambria Math"/>
          </w:rPr>
          <m:t>i</m:t>
        </m:r>
      </m:oMath>
      <w:r w:rsidR="00F34C51">
        <w:t xml:space="preserve"> </w:t>
      </w:r>
      <w:r w:rsidR="003A585C">
        <w:t xml:space="preserve">is assumed to have some </w:t>
      </w:r>
      <w:r w:rsidR="0052181E">
        <w:t>quantification cycle</w:t>
      </w:r>
      <w:r w:rsidR="00A47BB5">
        <w:t xml:space="preserve"> </w:t>
      </w:r>
      <w:r w:rsidR="0052181E">
        <w:t>value</w:t>
      </w:r>
      <w:r w:rsidR="00A47BB5">
        <w:t xml:space="preserve"> (</w:t>
      </w:r>
      <m:oMath>
        <m:sSub>
          <m:sSubPr>
            <m:ctrlPr>
              <w:rPr>
                <w:rFonts w:ascii="Cambria Math" w:hAnsi="Cambria Math"/>
                <w:i/>
              </w:rPr>
            </m:ctrlPr>
          </m:sSubPr>
          <m:e>
            <m:r>
              <w:rPr>
                <w:rFonts w:ascii="Cambria Math" w:hAnsi="Cambria Math"/>
              </w:rPr>
              <m:t>C</m:t>
            </m:r>
          </m:e>
          <m:sub>
            <m:r>
              <w:rPr>
                <w:rFonts w:ascii="Cambria Math" w:hAnsi="Cambria Math"/>
              </w:rPr>
              <m:t>q,i</m:t>
            </m:r>
          </m:sub>
        </m:sSub>
      </m:oMath>
      <w:r w:rsidR="00A47BB5">
        <w:rPr>
          <w:rFonts w:eastAsiaTheme="minorEastAsia"/>
        </w:rPr>
        <w:t xml:space="preserve"> )</w:t>
      </w:r>
      <w:r w:rsidR="00B677D2">
        <w:t xml:space="preserve"> </w:t>
      </w:r>
      <w:r w:rsidR="009C7855">
        <w:t xml:space="preserve">– </w:t>
      </w:r>
      <w:r w:rsidR="00667DDD">
        <w:t xml:space="preserve">defined as </w:t>
      </w:r>
      <w:r w:rsidR="009C7855">
        <w:t>the number of cycles</w:t>
      </w:r>
      <w:r w:rsidR="00CB4CCF">
        <w:t xml:space="preserve"> (</w:t>
      </w:r>
      <m:oMath>
        <m:r>
          <w:rPr>
            <w:rFonts w:ascii="Cambria Math" w:hAnsi="Cambria Math"/>
          </w:rPr>
          <m:t>n</m:t>
        </m:r>
      </m:oMath>
      <w:r w:rsidR="00CB4CCF">
        <w:t>)</w:t>
      </w:r>
      <w:r w:rsidR="008F43DD">
        <w:t xml:space="preserve"> </w:t>
      </w:r>
      <w:r w:rsidR="00F34C51">
        <w:rPr>
          <w:rFonts w:eastAsiaTheme="minorEastAsia"/>
        </w:rPr>
        <w:t xml:space="preserve">required to reach </w:t>
      </w:r>
      <w:r w:rsidR="003C0B29">
        <w:rPr>
          <w:rFonts w:eastAsiaTheme="minorEastAsia"/>
        </w:rPr>
        <w:t xml:space="preserve">the </w:t>
      </w:r>
      <w:r w:rsidR="001B1BF1">
        <w:rPr>
          <w:rFonts w:eastAsiaTheme="minorEastAsia"/>
        </w:rPr>
        <w:t xml:space="preserve">fluorescence threshold </w:t>
      </w:r>
      <m:oMath>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sidR="00A66F88">
        <w:rPr>
          <w:rFonts w:eastAsiaTheme="minorEastAsia"/>
        </w:rPr>
        <w:t xml:space="preserve"> </w:t>
      </w:r>
      <w:r w:rsidR="001011B9">
        <w:rPr>
          <w:rFonts w:eastAsiaTheme="minorEastAsia"/>
        </w:rPr>
        <w:t xml:space="preserve">at which </w:t>
      </w:r>
      <w:r w:rsidR="00B27AB5">
        <w:rPr>
          <w:rFonts w:eastAsiaTheme="minorEastAsia"/>
        </w:rPr>
        <w:t xml:space="preserve">viral </w:t>
      </w:r>
      <w:r w:rsidR="00297C1C">
        <w:rPr>
          <w:rFonts w:eastAsiaTheme="minorEastAsia"/>
        </w:rPr>
        <w:t>RNA is detected and considered positive</w:t>
      </w:r>
      <w:r w:rsidR="008A21A0">
        <w:rPr>
          <w:rFonts w:eastAsiaTheme="minorEastAsia"/>
        </w:rPr>
        <w:t xml:space="preserve"> </w:t>
      </w:r>
      <w:r w:rsidR="00E9179F">
        <w:rPr>
          <w:rFonts w:eastAsiaTheme="minorEastAsia"/>
        </w:rPr>
        <w:t>within the RT-qPCR process</w:t>
      </w:r>
      <w:r w:rsidR="00954CAE">
        <w:rPr>
          <w:rFonts w:eastAsiaTheme="minorEastAsia"/>
        </w:rPr>
        <w:t xml:space="preserve">. </w:t>
      </w:r>
      <w:r w:rsidR="004778E4">
        <w:rPr>
          <w:rFonts w:eastAsiaTheme="minorEastAsia"/>
        </w:rPr>
        <w:t xml:space="preserve">Quantification cycle </w:t>
      </w:r>
      <w:r w:rsidR="004778E4">
        <w:t>value</w:t>
      </w:r>
      <w:r w:rsidR="00EF071E">
        <w:t xml:space="preserve"> is a function of their sampled viral load</w:t>
      </w:r>
      <w:r w:rsidR="00D5137C">
        <w:t xml:space="preserve"> </w:t>
      </w:r>
      <m:oMath>
        <m:sSub>
          <m:sSubPr>
            <m:ctrlPr>
              <w:rPr>
                <w:rFonts w:ascii="Cambria Math" w:hAnsi="Cambria Math"/>
                <w:i/>
              </w:rPr>
            </m:ctrlPr>
          </m:sSubPr>
          <m:e>
            <m:r>
              <w:rPr>
                <w:rFonts w:ascii="Cambria Math" w:hAnsi="Cambria Math"/>
              </w:rPr>
              <m:t>V</m:t>
            </m:r>
          </m:e>
          <m:sub>
            <m:r>
              <w:rPr>
                <w:rFonts w:ascii="Cambria Math" w:hAnsi="Cambria Math"/>
              </w:rPr>
              <m:t>i,t</m:t>
            </m:r>
          </m:sub>
        </m:sSub>
      </m:oMath>
      <w:r w:rsidR="00EF071E">
        <w:t xml:space="preserve"> and the RT-</w:t>
      </w:r>
      <w:r w:rsidR="000819B5">
        <w:t>q</w:t>
      </w:r>
      <w:r w:rsidR="00EF071E">
        <w:t>PCR efficiency (</w:t>
      </w:r>
      <m:oMath>
        <m:r>
          <w:rPr>
            <w:rFonts w:ascii="Cambria Math" w:hAnsi="Cambria Math"/>
          </w:rPr>
          <m:t>E</m:t>
        </m:r>
      </m:oMath>
      <w:r w:rsidR="00EF071E">
        <w:t>)</w:t>
      </w:r>
      <w:r w:rsidR="007C6558">
        <w:t xml:space="preserve">, assuming </w:t>
      </w:r>
      <w:r w:rsidR="00D95496">
        <w:t>each sample is tested individually</w:t>
      </w:r>
      <w:r w:rsidR="0054342C">
        <w:t>.</w:t>
      </w:r>
      <w:r w:rsidR="00707887">
        <w:t xml:space="preserve"> </w:t>
      </w:r>
      <w:r w:rsidR="11A48A1B">
        <w:t>The efficiency can vary by sample and reflects, for example, random contaminants within the sample.</w:t>
      </w:r>
      <w:r w:rsidR="5063FC50">
        <w:t xml:space="preserve"> </w:t>
      </w:r>
      <w:r w:rsidR="00332590">
        <w:t xml:space="preserve">In order </w:t>
      </w:r>
      <w:r w:rsidR="00332590">
        <w:lastRenderedPageBreak/>
        <w:t xml:space="preserve">to test positive, an individual’s </w:t>
      </w:r>
      <m:oMath>
        <m:sSub>
          <m:sSubPr>
            <m:ctrlPr>
              <w:rPr>
                <w:rFonts w:ascii="Cambria Math" w:hAnsi="Cambria Math"/>
                <w:i/>
              </w:rPr>
            </m:ctrlPr>
          </m:sSubPr>
          <m:e>
            <m:r>
              <w:rPr>
                <w:rFonts w:ascii="Cambria Math" w:hAnsi="Cambria Math"/>
              </w:rPr>
              <m:t>C</m:t>
            </m:r>
          </m:e>
          <m:sub>
            <m:r>
              <w:rPr>
                <w:rFonts w:ascii="Cambria Math" w:hAnsi="Cambria Math"/>
              </w:rPr>
              <m:t>q,i</m:t>
            </m:r>
          </m:sub>
        </m:sSub>
      </m:oMath>
      <w:r w:rsidR="00332590">
        <w:rPr>
          <w:rFonts w:eastAsiaTheme="minorEastAsia"/>
        </w:rPr>
        <w:t xml:space="preserve"> value must be below 35 (</w:t>
      </w:r>
      <w:proofErr w:type="gramStart"/>
      <w:r w:rsidR="00332590">
        <w:rPr>
          <w:rFonts w:eastAsiaTheme="minorEastAsia"/>
        </w:rPr>
        <w:t>i.e.</w:t>
      </w:r>
      <w:proofErr w:type="gramEnd"/>
      <w:r w:rsidR="00332590">
        <w:rPr>
          <w:rFonts w:eastAsiaTheme="minorEastAsia"/>
        </w:rPr>
        <w:t xml:space="preserve"> amplification of viral RNA reaches </w:t>
      </w:r>
      <w:r w:rsidR="00166A6D">
        <w:rPr>
          <w:rFonts w:eastAsiaTheme="minorEastAsia"/>
        </w:rPr>
        <w:t>a detectable</w:t>
      </w:r>
      <w:r w:rsidR="00332590">
        <w:rPr>
          <w:rFonts w:eastAsiaTheme="minorEastAsia"/>
        </w:rPr>
        <w:t xml:space="preserve"> fluorescence level in </w:t>
      </w:r>
      <w:r w:rsidR="00332590">
        <w:t xml:space="preserve">the RT-qPCR </w:t>
      </w:r>
      <w:r w:rsidR="00332590">
        <w:rPr>
          <w:rFonts w:eastAsiaTheme="minorEastAsia"/>
        </w:rPr>
        <w:t>reaction before</w:t>
      </w:r>
      <w:r w:rsidR="00332590">
        <w:t xml:space="preserve"> the </w:t>
      </w:r>
      <w:r w:rsidR="00332590">
        <w:rPr>
          <w:rFonts w:eastAsiaTheme="minorEastAsia"/>
        </w:rPr>
        <w:t>35</w:t>
      </w:r>
      <w:r w:rsidR="00332590" w:rsidRPr="00D12AA4">
        <w:rPr>
          <w:rFonts w:eastAsiaTheme="minorEastAsia"/>
          <w:vertAlign w:val="superscript"/>
        </w:rPr>
        <w:t>th</w:t>
      </w:r>
      <w:r w:rsidR="00332590">
        <w:rPr>
          <w:rFonts w:eastAsiaTheme="minorEastAsia"/>
        </w:rPr>
        <w:t xml:space="preserve"> cycle).</w:t>
      </w:r>
      <w:r w:rsidR="00332590">
        <w:t xml:space="preserve"> </w:t>
      </w:r>
      <w:r w:rsidR="007101F8">
        <w:t>The exponential growth phase of the RT-qPCR kinetics can be modelled</w:t>
      </w:r>
      <w:r w:rsidR="002F404C">
        <w:fldChar w:fldCharType="begin" w:fldLock="1"/>
      </w:r>
      <w:r w:rsidR="0089498D">
        <w:instrText>ADDIN CSL_CITATION {"citationItems":[{"id":"ITEM-1","itemData":{"DOI":"10.1007/s00109-006-0097-6","ISSN":"09462716","PMID":"16972087","abstract":"For quantification of gene-specific mRNA, quantitative real-time RT-PCR has become one of the most frequently used methods over the last few years. This article focuses on the issue of real-time PCR data analysis and its mathematical background, offering a general concept for efficient, fast and precise data analysis superior to the commonly used comparative C T (ΔΔC T ) and the standard curve method, as it considers individual amplification efficiencies for every PCR. This concept is based on a novel formula for the calculation of relative gene expression ratios, termed GED (Gene Expression's C T Difference) formula. Prerequisites for this formula, such as real-time PCR kinetics, the concept of PCR efficiency and its determination, are discussed. Additionally, this article offers some technical considerations and information on statistical analysis of real-time PCR data. © 2006 Springer-Verlag.","author":[{"dropping-particle":"","family":"Schefe","given":"Jan H.","non-dropping-particle":"","parse-names":false,"suffix":""},{"dropping-particle":"","family":"Lehmann","given":"Kerstin E.","non-dropping-particle":"","parse-names":false,"suffix":""},{"dropping-particle":"","family":"Buschmann","given":"Ivo R.","non-dropping-particle":"","parse-names":false,"suffix":""},{"dropping-particle":"","family":"Unger","given":"Thomas","non-dropping-particle":"","parse-names":false,"suffix":""},{"dropping-particle":"","family":"Funke-Kaiser","given":"Heiko","non-dropping-particle":"","parse-names":false,"suffix":""}],"container-title":"Journal of Molecular Medicine","id":"ITEM-1","issue":"11","issued":{"date-parts":[["2006","11"]]},"page":"901-910","publisher":"J Mol Med (Berl)","title":"Quantitative real-time RT-PCR data analysis: Current concepts and the novel \"gene expression's C T difference\" formula","type":"article","volume":"84"},"uris":["http://www.mendeley.com/documents/?uuid=7d869c79-3f76-383c-8a41-b180496ca223"]}],"mendeley":{"formattedCitation":"&lt;sup&gt;16&lt;/sup&gt;","plainTextFormattedCitation":"16","previouslyFormattedCitation":"&lt;sup&gt;16&lt;/sup&gt;"},"properties":{"noteIndex":0},"schema":"https://github.com/citation-style-language/schema/raw/master/csl-citation.json"}</w:instrText>
      </w:r>
      <w:r w:rsidR="002F404C">
        <w:fldChar w:fldCharType="separate"/>
      </w:r>
      <w:r w:rsidR="0089498D" w:rsidRPr="0089498D">
        <w:rPr>
          <w:noProof/>
          <w:vertAlign w:val="superscript"/>
        </w:rPr>
        <w:t>16</w:t>
      </w:r>
      <w:r w:rsidR="002F404C">
        <w:fldChar w:fldCharType="end"/>
      </w:r>
      <w:r w:rsidR="007101F8">
        <w:t xml:space="preserve"> such that the number of viral particles after </w:t>
      </w:r>
      <m:oMath>
        <m:r>
          <w:rPr>
            <w:rFonts w:ascii="Cambria Math" w:hAnsi="Cambria Math"/>
          </w:rPr>
          <m:t>n</m:t>
        </m:r>
      </m:oMath>
      <w:r w:rsidR="007101F8">
        <w:rPr>
          <w:rFonts w:eastAsiaTheme="minorEastAsia"/>
        </w:rPr>
        <w:t xml:space="preserve"> cycles is given by</w:t>
      </w:r>
    </w:p>
    <w:p w14:paraId="508F0ED4" w14:textId="77777777" w:rsidR="007101F8" w:rsidRDefault="007101F8" w:rsidP="007101F8"/>
    <w:p w14:paraId="1B38C75D" w14:textId="6BF2636B" w:rsidR="007101F8" w:rsidRPr="00F31437" w:rsidRDefault="00FF4237" w:rsidP="007101F8">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i,t</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n</m:t>
              </m:r>
            </m:sup>
          </m:sSup>
        </m:oMath>
      </m:oMathPara>
    </w:p>
    <w:p w14:paraId="6C450749" w14:textId="77777777" w:rsidR="007101F8" w:rsidRPr="00F31437" w:rsidRDefault="007101F8" w:rsidP="007101F8">
      <w:pPr>
        <w:rPr>
          <w:rFonts w:eastAsiaTheme="minorEastAsia"/>
        </w:rPr>
      </w:pPr>
    </w:p>
    <w:p w14:paraId="2AA53351" w14:textId="5F131249" w:rsidR="00D75233" w:rsidRPr="00424327" w:rsidRDefault="007101F8" w:rsidP="00A44F6F">
      <w:pPr>
        <w:rPr>
          <w:rFonts w:eastAsiaTheme="minorEastAsia"/>
        </w:rPr>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4D0F43D9">
        <w:rPr>
          <w:rFonts w:eastAsiaTheme="minorEastAsia"/>
        </w:rPr>
        <w:t xml:space="preserve"> is the efficiency of the reaction for sample </w:t>
      </w:r>
      <m:oMath>
        <m:r>
          <w:rPr>
            <w:rFonts w:ascii="Cambria Math" w:eastAsiaTheme="minorEastAsia" w:hAnsi="Cambria Math"/>
          </w:rPr>
          <m:t>i</m:t>
        </m:r>
      </m:oMath>
      <w:r w:rsidRPr="4D0F43D9">
        <w:rPr>
          <w:rFonts w:eastAsiaTheme="minorEastAsia"/>
        </w:rPr>
        <w:t>.</w:t>
      </w:r>
      <w:r>
        <w:t xml:space="preserve"> </w:t>
      </w:r>
      <w:r w:rsidR="008A2406">
        <w:t>W</w:t>
      </w:r>
      <w:r w:rsidR="195A4D85">
        <w:t>e</w:t>
      </w:r>
      <w:r w:rsidR="009A7F1A">
        <w:t xml:space="preserve"> can </w:t>
      </w:r>
      <w:r w:rsidR="00870995">
        <w:t xml:space="preserve">therefore </w:t>
      </w:r>
      <w:r w:rsidR="009A7F1A">
        <w:t xml:space="preserve">express </w:t>
      </w:r>
      <w:r w:rsidR="00000CB6">
        <w:t xml:space="preserve">the number of cycles </w:t>
      </w:r>
      <w:r w:rsidR="00C11CD3">
        <w:t>(</w:t>
      </w:r>
      <m:oMath>
        <m:r>
          <w:rPr>
            <w:rFonts w:ascii="Cambria Math" w:hAnsi="Cambria Math"/>
          </w:rPr>
          <m:t>n</m:t>
        </m:r>
      </m:oMath>
      <w:r w:rsidR="00C11CD3">
        <w:t xml:space="preserve"> = </w:t>
      </w:r>
      <m:oMath>
        <m:sSub>
          <m:sSubPr>
            <m:ctrlPr>
              <w:rPr>
                <w:rFonts w:ascii="Cambria Math" w:hAnsi="Cambria Math"/>
                <w:i/>
              </w:rPr>
            </m:ctrlPr>
          </m:sSubPr>
          <m:e>
            <m:r>
              <w:rPr>
                <w:rFonts w:ascii="Cambria Math" w:hAnsi="Cambria Math"/>
              </w:rPr>
              <m:t>C</m:t>
            </m:r>
          </m:e>
          <m:sub>
            <m:r>
              <w:rPr>
                <w:rFonts w:ascii="Cambria Math" w:hAnsi="Cambria Math"/>
              </w:rPr>
              <m:t>q,i</m:t>
            </m:r>
          </m:sub>
        </m:sSub>
      </m:oMath>
      <w:r w:rsidR="00C11CD3">
        <w:rPr>
          <w:rFonts w:eastAsiaTheme="minorEastAsia"/>
        </w:rPr>
        <w:t xml:space="preserve">) </w:t>
      </w:r>
      <w:r w:rsidR="00000CB6">
        <w:t xml:space="preserve">required to </w:t>
      </w:r>
      <w:r w:rsidR="00F95EAC">
        <w:t xml:space="preserve">reach the </w:t>
      </w:r>
      <w:r w:rsidR="000404C6">
        <w:t xml:space="preserve">viral </w:t>
      </w:r>
      <w:r w:rsidR="00F95EAC">
        <w:t xml:space="preserve">fluorescence threshold </w:t>
      </w:r>
      <m:oMath>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sidR="0039099C">
        <w:rPr>
          <w:rFonts w:eastAsiaTheme="minorEastAsia"/>
        </w:rPr>
        <w:t xml:space="preserve"> </w:t>
      </w:r>
      <w:r w:rsidR="00F95EAC">
        <w:t>as</w:t>
      </w:r>
    </w:p>
    <w:p w14:paraId="250FB92A" w14:textId="78A1FF38" w:rsidR="00D75233" w:rsidRDefault="00D75233" w:rsidP="00A44F6F"/>
    <w:p w14:paraId="127E9E35" w14:textId="4CDCF01D" w:rsidR="0014038C" w:rsidRPr="00424327" w:rsidRDefault="00FF4237" w:rsidP="00C76290">
      <w:pPr>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q,i</m:t>
              </m:r>
            </m:sub>
          </m:sSub>
          <m:r>
            <w:rPr>
              <w:rFonts w:ascii="Cambria Math" w:hAnsi="Cambria Math"/>
            </w:rPr>
            <m:t>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q</m:t>
                              </m:r>
                            </m:sub>
                          </m:sSub>
                        </m:sub>
                      </m:sSub>
                      <m:r>
                        <m:rPr>
                          <m:lit/>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i,t</m:t>
                          </m:r>
                        </m:sub>
                      </m:sSub>
                    </m:e>
                  </m:d>
                </m:e>
              </m:func>
              <m:ctrlPr>
                <w:rPr>
                  <w:rFonts w:ascii="Cambria Math" w:hAnsi="Cambria Math"/>
                  <w:i/>
                </w:rPr>
              </m:ctrlPr>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rPr>
                            <m:t>i</m:t>
                          </m:r>
                        </m:sub>
                      </m:sSub>
                    </m:e>
                  </m:d>
                </m:e>
              </m:func>
              <m:ctrlPr>
                <w:rPr>
                  <w:rFonts w:ascii="Cambria Math" w:hAnsi="Cambria Math"/>
                  <w:i/>
                </w:rPr>
              </m:ctrlPr>
            </m:den>
          </m:f>
        </m:oMath>
      </m:oMathPara>
    </w:p>
    <w:p w14:paraId="6137DFBE" w14:textId="107E1A70" w:rsidR="0014038C" w:rsidRDefault="0014038C" w:rsidP="00A44F6F">
      <w:pPr>
        <w:rPr>
          <w:rFonts w:eastAsiaTheme="minorEastAsia"/>
        </w:rPr>
      </w:pPr>
    </w:p>
    <w:p w14:paraId="08F18175" w14:textId="52E32937" w:rsidR="00DA2C04" w:rsidRDefault="00D32712" w:rsidP="00A44F6F">
      <w:pPr>
        <w:rPr>
          <w:rFonts w:eastAsiaTheme="minorEastAsia"/>
        </w:rPr>
      </w:pPr>
      <w:r>
        <w:rPr>
          <w:rFonts w:eastAsiaTheme="minorEastAsia"/>
        </w:rPr>
        <w:t>W</w:t>
      </w:r>
      <w:r w:rsidR="0054342C">
        <w:rPr>
          <w:rFonts w:eastAsiaTheme="minorEastAsia"/>
        </w:rPr>
        <w:t>e</w:t>
      </w:r>
      <w:r w:rsidR="00D15985">
        <w:rPr>
          <w:rFonts w:eastAsiaTheme="minorEastAsia"/>
        </w:rPr>
        <w:t xml:space="preserve"> generate a </w:t>
      </w:r>
      <w:r w:rsidR="00A73EEC">
        <w:rPr>
          <w:rFonts w:eastAsiaTheme="minorEastAsia"/>
        </w:rPr>
        <w:t>per-individual viral load time-course, where the viral</w:t>
      </w:r>
      <w:r w:rsidR="00E700AD">
        <w:rPr>
          <w:rFonts w:eastAsiaTheme="minorEastAsia"/>
        </w:rPr>
        <w:t xml:space="preserve"> load</w:t>
      </w:r>
      <w:r w:rsidR="00A73EEC">
        <w:rPr>
          <w:rFonts w:eastAsiaTheme="minorEastAsia"/>
        </w:rPr>
        <w:t xml:space="preserve"> changes over time </w:t>
      </w:r>
      <w:r w:rsidR="003D0CDF">
        <w:rPr>
          <w:rFonts w:eastAsiaTheme="minorEastAsia"/>
        </w:rPr>
        <w:t xml:space="preserve">similar to that shown in </w:t>
      </w:r>
      <w:r w:rsidR="00A63BC1">
        <w:rPr>
          <w:rFonts w:eastAsiaTheme="minorEastAsia"/>
        </w:rPr>
        <w:t xml:space="preserve">Mina </w:t>
      </w:r>
      <w:r w:rsidR="00A63BC1" w:rsidRPr="006A6EF1">
        <w:rPr>
          <w:rFonts w:eastAsiaTheme="minorEastAsia"/>
          <w:i/>
          <w:iCs/>
          <w:rPrChange w:id="19" w:author="Theil, Florence" w:date="2021-02-23T09:47:00Z">
            <w:rPr>
              <w:rFonts w:eastAsiaTheme="minorEastAsia"/>
            </w:rPr>
          </w:rPrChange>
        </w:rPr>
        <w:t>et al</w:t>
      </w:r>
      <w:ins w:id="20" w:author="Theil, Florence" w:date="2021-02-23T09:47:00Z">
        <w:r w:rsidR="006A6EF1">
          <w:rPr>
            <w:rFonts w:eastAsiaTheme="minorEastAsia"/>
            <w:i/>
            <w:iCs/>
          </w:rPr>
          <w:t>.</w:t>
        </w:r>
      </w:ins>
      <w:r w:rsidR="00A63BC1">
        <w:rPr>
          <w:rFonts w:eastAsiaTheme="minorEastAsia"/>
        </w:rPr>
        <w:t xml:space="preserve"> (2020)</w:t>
      </w:r>
      <w:r w:rsidR="004754B7">
        <w:rPr>
          <w:rFonts w:eastAsiaTheme="minorEastAsia"/>
        </w:rPr>
        <w:t xml:space="preserve">. Specifically, we </w:t>
      </w:r>
      <w:r w:rsidR="00FD03D2">
        <w:rPr>
          <w:rFonts w:eastAsiaTheme="minorEastAsia"/>
        </w:rPr>
        <w:t xml:space="preserve">assume that each </w:t>
      </w:r>
      <w:r w:rsidR="00DA2C04">
        <w:rPr>
          <w:rFonts w:eastAsiaTheme="minorEastAsia"/>
        </w:rPr>
        <w:t xml:space="preserve">infected </w:t>
      </w:r>
      <w:r w:rsidR="00FD03D2">
        <w:rPr>
          <w:rFonts w:eastAsiaTheme="minorEastAsia"/>
        </w:rPr>
        <w:t xml:space="preserve">individual </w:t>
      </w:r>
      <w:r w:rsidR="00031D72">
        <w:rPr>
          <w:rFonts w:eastAsiaTheme="minorEastAsia"/>
        </w:rPr>
        <w:t xml:space="preserve">has a viral load </w:t>
      </w:r>
      <w:r w:rsidR="00DA2C04">
        <w:rPr>
          <w:rFonts w:eastAsiaTheme="minorEastAsia"/>
        </w:rPr>
        <w:t xml:space="preserve">at time point </w:t>
      </w:r>
      <m:oMath>
        <m:r>
          <w:rPr>
            <w:rFonts w:ascii="Cambria Math" w:eastAsiaTheme="minorEastAsia" w:hAnsi="Cambria Math"/>
          </w:rPr>
          <m:t>t</m:t>
        </m:r>
      </m:oMath>
      <w:r w:rsidR="00DA2C04">
        <w:rPr>
          <w:rFonts w:eastAsiaTheme="minorEastAsia"/>
        </w:rPr>
        <w:t xml:space="preserve"> that is</w:t>
      </w:r>
    </w:p>
    <w:p w14:paraId="60525EB8" w14:textId="530898AE" w:rsidR="00DA2C04" w:rsidRDefault="00DA2C04" w:rsidP="00A44F6F">
      <w:pPr>
        <w:rPr>
          <w:rFonts w:eastAsiaTheme="minorEastAsia"/>
        </w:rPr>
      </w:pPr>
    </w:p>
    <w:p w14:paraId="0E9F308E" w14:textId="3E9D4730" w:rsidR="00EA30D1" w:rsidRPr="000C18A1" w:rsidRDefault="00FF4237" w:rsidP="00A44F6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i,t</m:t>
              </m:r>
            </m:sub>
          </m:sSub>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Gamma</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α</m:t>
                  </m:r>
                  <m:r>
                    <w:rPr>
                      <w:rFonts w:ascii="Cambria Math" w:eastAsiaTheme="minorEastAsia" w:hAnsi="Cambria Math"/>
                    </w:rPr>
                    <m:t>=2,</m:t>
                  </m:r>
                  <m:r>
                    <m:rPr>
                      <m:sty m:val="p"/>
                    </m:rPr>
                    <w:rPr>
                      <w:rFonts w:ascii="Cambria Math" w:eastAsiaTheme="minorEastAsia" w:hAnsi="Cambria Math"/>
                    </w:rPr>
                    <m:t>β</m:t>
                  </m:r>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2</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ctrlPr>
                    <w:rPr>
                      <w:rFonts w:ascii="Cambria Math" w:eastAsiaTheme="minorEastAsia" w:hAnsi="Cambria Math"/>
                    </w:rPr>
                  </m:ctrlPr>
                </m:e>
                <m:sub>
                  <m:r>
                    <w:rPr>
                      <w:rFonts w:ascii="Cambria Math" w:eastAsiaTheme="minorEastAsia" w:hAnsi="Cambria Math"/>
                    </w:rPr>
                    <m:t>i,max</m:t>
                  </m:r>
                </m:sub>
              </m:sSub>
              <m:ctrlPr>
                <w:rPr>
                  <w:rFonts w:ascii="Cambria Math" w:eastAsiaTheme="minorEastAsia" w:hAnsi="Cambria Math"/>
                  <w:i/>
                </w:rPr>
              </m:ctrlPr>
            </m:num>
            <m:den>
              <m:r>
                <w:rPr>
                  <w:rFonts w:ascii="Cambria Math" w:eastAsiaTheme="minorEastAsia" w:hAnsi="Cambria Math"/>
                </w:rPr>
                <m:t>0.184</m:t>
              </m:r>
              <m:ctrlPr>
                <w:rPr>
                  <w:rFonts w:ascii="Cambria Math" w:eastAsiaTheme="minorEastAsia" w:hAnsi="Cambria Math"/>
                  <w:i/>
                </w:rPr>
              </m:ctrlPr>
            </m:den>
          </m:f>
        </m:oMath>
      </m:oMathPara>
    </w:p>
    <w:p w14:paraId="05E50958" w14:textId="3EA41F27" w:rsidR="008C6996" w:rsidRDefault="008C6996" w:rsidP="00A44F6F">
      <w:pPr>
        <w:rPr>
          <w:rFonts w:eastAsiaTheme="minorEastAsia"/>
        </w:rPr>
      </w:pPr>
    </w:p>
    <w:p w14:paraId="17E55C56" w14:textId="2EE88829" w:rsidR="002B389C" w:rsidRDefault="008C6996" w:rsidP="00A44F6F">
      <w:pPr>
        <w:rPr>
          <w:rFonts w:eastAsiaTheme="minorEastAsia"/>
        </w:rPr>
      </w:pPr>
      <w:r>
        <w:rPr>
          <w:rFonts w:eastAsiaTheme="minorEastAsia"/>
        </w:rPr>
        <w:t>A value of</w:t>
      </w:r>
      <w:r w:rsidR="00EA30D1">
        <w:rPr>
          <w:rFonts w:eastAsiaTheme="minorEastAsia"/>
        </w:rPr>
        <w:t xml:space="preserve">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sidR="00EB17D8">
        <w:rPr>
          <w:rFonts w:eastAsiaTheme="minorEastAsia"/>
        </w:rPr>
        <w:t xml:space="preserve">, the number of days individual </w:t>
      </w:r>
      <m:oMath>
        <m:r>
          <w:rPr>
            <w:rFonts w:ascii="Cambria Math" w:eastAsiaTheme="minorEastAsia" w:hAnsi="Cambria Math"/>
          </w:rPr>
          <m:t>i</m:t>
        </m:r>
      </m:oMath>
      <w:r>
        <w:rPr>
          <w:rFonts w:eastAsiaTheme="minorEastAsia"/>
        </w:rPr>
        <w:t xml:space="preserve"> </w:t>
      </w:r>
      <w:r w:rsidR="00EB17D8">
        <w:rPr>
          <w:rFonts w:eastAsiaTheme="minorEastAsia"/>
        </w:rPr>
        <w:t xml:space="preserve">has been infected for, </w:t>
      </w:r>
      <w:r>
        <w:rPr>
          <w:rFonts w:eastAsiaTheme="minorEastAsia"/>
        </w:rPr>
        <w:t>that lies between 0 and 21 days</w:t>
      </w:r>
      <w:r w:rsidR="0089498D">
        <w:rPr>
          <w:rFonts w:eastAsiaTheme="minorEastAsia"/>
        </w:rPr>
        <w:fldChar w:fldCharType="begin" w:fldLock="1"/>
      </w:r>
      <w:r w:rsidR="00F11306">
        <w:rPr>
          <w:rFonts w:eastAsiaTheme="minorEastAsia"/>
        </w:rPr>
        <w:instrText>ADDIN CSL_CITATION {"citationItems":[{"id":"ITEM-1","itemData":{"DOI":"10.1016/s2666-5247(20)30172-5","ISSN":"26665247","abstract":"Background Viral load kinetics and duration of viral shedding are important determinants for disease transmission. We aimed to characterise viral load dynamics, duration of viral RNA shedding, and viable virus shedding of severe acute respiratory syndrome coronavirus 2 (SARS-CoV-2) in various body fluids, and to compare SARS-CoV-2, SARS-CoV, and Middle East respiratory syndrome coronavirus (MERS-CoV) viral dynamics.","author":[{"dropping-particle":"","family":"Cevik","given":"Muge","non-dropping-particle":"","parse-names":false,"suffix":""},{"dropping-particle":"","family":"Tate","given":"Matthew","non-dropping-particle":"","parse-names":false,"suffix":""},{"dropping-particle":"","family":"Lloyd","given":"Ollie","non-dropping-particle":"","parse-names":false,"suffix":""},{"dropping-particle":"","family":"Maraolo","given":"Alberto Enrico","non-dropping-particle":"","parse-names":false,"suffix":""},{"dropping-particle":"","family":"Schafers","given":"Jenna","non-dropping-particle":"","parse-names":false,"suffix":""},{"dropping-particle":"","family":"Ho","given":"Antonia","non-dropping-particle":"","parse-names":false,"suffix":""}],"container-title":"The Lancet Microbe","id":"ITEM-1","issue":"1","issued":{"date-parts":[["2020","11","1"]]},"page":"e13-e22","publisher":"Elsevier BV","title":"SARS-CoV-2, SARS-CoV, and MERS-CoV viral load dynamics, duration of viral shedding, and infectiousness: a systematic review and meta-analysis","type":"article-journal","volume":"2"},"uris":["http://www.mendeley.com/documents/?uuid=b37e4972-aa75-3c6d-9b66-494070e47631"]}],"mendeley":{"formattedCitation":"&lt;sup&gt;17&lt;/sup&gt;","plainTextFormattedCitation":"17","previouslyFormattedCitation":"&lt;sup&gt;17&lt;/sup&gt;"},"properties":{"noteIndex":0},"schema":"https://github.com/citation-style-language/schema/raw/master/csl-citation.json"}</w:instrText>
      </w:r>
      <w:r w:rsidR="0089498D">
        <w:rPr>
          <w:rFonts w:eastAsiaTheme="minorEastAsia"/>
        </w:rPr>
        <w:fldChar w:fldCharType="separate"/>
      </w:r>
      <w:r w:rsidR="0089498D" w:rsidRPr="0089498D">
        <w:rPr>
          <w:rFonts w:eastAsiaTheme="minorEastAsia"/>
          <w:noProof/>
          <w:vertAlign w:val="superscript"/>
        </w:rPr>
        <w:t>17</w:t>
      </w:r>
      <w:r w:rsidR="0089498D">
        <w:rPr>
          <w:rFonts w:eastAsiaTheme="minorEastAsia"/>
        </w:rPr>
        <w:fldChar w:fldCharType="end"/>
      </w:r>
      <w:r>
        <w:rPr>
          <w:rFonts w:eastAsiaTheme="minorEastAsia"/>
        </w:rPr>
        <w:t xml:space="preserve"> is sampled</w:t>
      </w:r>
      <w:r w:rsidR="00BA6F55">
        <w:rPr>
          <w:rFonts w:eastAsiaTheme="minorEastAsia"/>
        </w:rPr>
        <w:t xml:space="preserve"> uniformly to be </w:t>
      </w:r>
      <w:r w:rsidR="004018E0">
        <w:rPr>
          <w:rFonts w:eastAsiaTheme="minorEastAsia"/>
        </w:rPr>
        <w:t xml:space="preserve">the </w:t>
      </w:r>
      <w:r w:rsidR="00DF4886">
        <w:rPr>
          <w:rFonts w:eastAsiaTheme="minorEastAsia"/>
        </w:rPr>
        <w:t>time point of the infection course</w:t>
      </w:r>
      <w:r w:rsidR="004018E0">
        <w:rPr>
          <w:rFonts w:eastAsiaTheme="minorEastAsia"/>
        </w:rPr>
        <w:t xml:space="preserve"> the individual is tested.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i,max</m:t>
            </m:r>
          </m:sub>
        </m:sSub>
      </m:oMath>
      <w:r w:rsidR="0063674F">
        <w:rPr>
          <w:rFonts w:eastAsiaTheme="minorEastAsia"/>
        </w:rPr>
        <w:t xml:space="preserve"> represents the individual’s maximum viral load, and </w:t>
      </w:r>
      <w:r w:rsidR="00E6645E">
        <w:rPr>
          <w:rFonts w:eastAsiaTheme="minorEastAsia"/>
        </w:rPr>
        <w:t xml:space="preserve">the denominator (0.184) is the maximum value of the gamma function with parameters </w:t>
      </w:r>
      <m:oMath>
        <m:r>
          <m:rPr>
            <m:sty m:val="p"/>
          </m:rPr>
          <w:rPr>
            <w:rFonts w:ascii="Cambria Math" w:eastAsiaTheme="minorEastAsia" w:hAnsi="Cambria Math"/>
          </w:rPr>
          <m:t>α</m:t>
        </m:r>
        <m:r>
          <w:rPr>
            <w:rFonts w:ascii="Cambria Math" w:eastAsiaTheme="minorEastAsia" w:hAnsi="Cambria Math"/>
          </w:rPr>
          <m:t>=2</m:t>
        </m:r>
      </m:oMath>
      <w:r w:rsidR="00E6645E">
        <w:rPr>
          <w:rFonts w:eastAsiaTheme="minorEastAsia"/>
        </w:rPr>
        <w:t xml:space="preserve"> and </w:t>
      </w:r>
      <m:oMath>
        <m:r>
          <m:rPr>
            <m:sty m:val="p"/>
          </m:rPr>
          <w:rPr>
            <w:rFonts w:ascii="Cambria Math" w:eastAsiaTheme="minorEastAsia" w:hAnsi="Cambria Math"/>
          </w:rPr>
          <m:t>β</m:t>
        </m:r>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2</m:t>
        </m:r>
      </m:oMath>
      <w:r w:rsidR="00866837">
        <w:rPr>
          <w:rFonts w:eastAsiaTheme="minorEastAsia"/>
        </w:rPr>
        <w:t xml:space="preserve">. Therefore, </w:t>
      </w:r>
      <w:r w:rsidR="00472A30">
        <w:rPr>
          <w:rFonts w:eastAsiaTheme="minorEastAsia"/>
        </w:rPr>
        <w:t xml:space="preserve">the heterogeneity in viral load between individuals is </w:t>
      </w:r>
      <w:r w:rsidR="005D373A">
        <w:rPr>
          <w:rFonts w:eastAsiaTheme="minorEastAsia"/>
        </w:rPr>
        <w:t>generated by a) when during their infection course they are tested and b) the peak viral load over the course of the infection.</w:t>
      </w:r>
      <w:r w:rsidR="00870A5C">
        <w:rPr>
          <w:rFonts w:eastAsiaTheme="minorEastAsia"/>
        </w:rPr>
        <w:t xml:space="preserve"> Assuming </w:t>
      </w:r>
      <w:r w:rsidR="00DF4886">
        <w:rPr>
          <w:rFonts w:eastAsiaTheme="minorEastAsia"/>
        </w:rPr>
        <w:t>a given</w:t>
      </w:r>
      <w:r w:rsidR="00870A5C">
        <w:rPr>
          <w:rFonts w:eastAsiaTheme="minorEastAsia"/>
        </w:rPr>
        <w:t xml:space="preserve"> </w:t>
      </w:r>
      <w:r w:rsidR="00DF4886">
        <w:rPr>
          <w:rFonts w:eastAsiaTheme="minorEastAsia"/>
        </w:rPr>
        <w:t xml:space="preserve">individual-specific </w:t>
      </w:r>
      <w:r w:rsidR="00870A5C">
        <w:rPr>
          <w:rFonts w:eastAsiaTheme="minorEastAsia"/>
        </w:rPr>
        <w:t>RT-qPCR efficiency</w:t>
      </w:r>
      <w:r w:rsidR="00DF48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sidR="00DF4886">
        <w:rPr>
          <w:rFonts w:eastAsiaTheme="minorEastAsia"/>
        </w:rPr>
        <w:t>)</w:t>
      </w:r>
      <w:r w:rsidR="00870A5C">
        <w:rPr>
          <w:rFonts w:eastAsiaTheme="minorEastAsia"/>
        </w:rPr>
        <w:t xml:space="preserve">, the maximum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oMath>
      <w:r w:rsidR="00D8406E">
        <w:rPr>
          <w:rFonts w:eastAsiaTheme="minorEastAsia"/>
        </w:rPr>
        <w:t xml:space="preserve"> value per individual</w:t>
      </w:r>
      <w:r w:rsidR="00986579">
        <w:rPr>
          <w:rFonts w:eastAsiaTheme="minorEastAsia"/>
        </w:rPr>
        <w:t xml:space="preserve"> is</w:t>
      </w:r>
    </w:p>
    <w:p w14:paraId="7BE58D24" w14:textId="306487E1" w:rsidR="00986579" w:rsidRDefault="00986579" w:rsidP="00A44F6F">
      <w:pPr>
        <w:rPr>
          <w:rFonts w:eastAsiaTheme="minorEastAsia"/>
        </w:rPr>
      </w:pPr>
    </w:p>
    <w:p w14:paraId="08243B97" w14:textId="0BE33A97" w:rsidR="00986579" w:rsidRPr="00424327" w:rsidRDefault="00FF4237" w:rsidP="00986579">
      <w:pPr>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q,i,max</m:t>
              </m:r>
            </m:sub>
          </m:sSub>
          <m:r>
            <w:rPr>
              <w:rFonts w:ascii="Cambria Math" w:hAnsi="Cambria Math"/>
            </w:rPr>
            <m:t>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q</m:t>
                              </m:r>
                            </m:sub>
                          </m:sSub>
                        </m:sub>
                      </m:sSub>
                      <m:r>
                        <m:rPr>
                          <m:lit/>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i,max</m:t>
                          </m:r>
                        </m:sub>
                      </m:sSub>
                    </m:e>
                  </m:d>
                </m:e>
              </m:func>
              <m:ctrlPr>
                <w:rPr>
                  <w:rFonts w:ascii="Cambria Math" w:hAnsi="Cambria Math"/>
                  <w:i/>
                </w:rPr>
              </m:ctrlPr>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rPr>
                            <m:t>i</m:t>
                          </m:r>
                        </m:sub>
                      </m:sSub>
                    </m:e>
                  </m:d>
                </m:e>
              </m:func>
              <m:ctrlPr>
                <w:rPr>
                  <w:rFonts w:ascii="Cambria Math" w:hAnsi="Cambria Math"/>
                  <w:i/>
                </w:rPr>
              </m:ctrlPr>
            </m:den>
          </m:f>
        </m:oMath>
      </m:oMathPara>
    </w:p>
    <w:p w14:paraId="408E2F32" w14:textId="77777777" w:rsidR="00D8406E" w:rsidRPr="00D8406E" w:rsidRDefault="00D8406E" w:rsidP="00A44F6F">
      <w:pPr>
        <w:rPr>
          <w:rFonts w:eastAsiaTheme="minorEastAsia"/>
        </w:rPr>
      </w:pPr>
    </w:p>
    <w:p w14:paraId="02A2E8AC" w14:textId="77777777" w:rsidR="00DA2C04" w:rsidRDefault="00DA2C04" w:rsidP="00A44F6F">
      <w:pPr>
        <w:rPr>
          <w:rFonts w:eastAsiaTheme="minorEastAsia"/>
        </w:rPr>
      </w:pPr>
    </w:p>
    <w:p w14:paraId="6A802A9C" w14:textId="0C6236BB" w:rsidR="0054342C" w:rsidRPr="00F909F4" w:rsidRDefault="00F8003F" w:rsidP="00A44F6F">
      <w:pPr>
        <w:rPr>
          <w:rFonts w:eastAsiaTheme="minorEastAsia"/>
        </w:rPr>
      </w:pPr>
      <w:r>
        <w:rPr>
          <w:rFonts w:eastAsiaTheme="minorEastAsia"/>
        </w:rPr>
        <w:t xml:space="preserve">In order </w:t>
      </w:r>
      <w:r w:rsidR="009317AC">
        <w:rPr>
          <w:rFonts w:eastAsiaTheme="minorEastAsia"/>
        </w:rPr>
        <w:t xml:space="preserve">to obtain </w:t>
      </w:r>
      <w:r>
        <w:rPr>
          <w:rFonts w:eastAsiaTheme="minorEastAsia"/>
        </w:rPr>
        <w:t xml:space="preserve">realistic </w:t>
      </w:r>
      <w:r w:rsidR="00D32712">
        <w:rPr>
          <w:rFonts w:eastAsiaTheme="minorEastAsia"/>
        </w:rPr>
        <w:t>maximum viral load values</w:t>
      </w:r>
      <w:r w:rsidR="001F1475">
        <w:rPr>
          <w:rFonts w:eastAsiaTheme="minorEastAsia"/>
        </w:rPr>
        <w:t>, we generate</w:t>
      </w:r>
      <w:r w:rsidR="00986579">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q,i,max</m:t>
            </m:r>
          </m:sub>
        </m:sSub>
      </m:oMath>
      <w:r w:rsidR="00986579">
        <w:rPr>
          <w:rFonts w:eastAsiaTheme="minorEastAsia"/>
        </w:rPr>
        <w:t xml:space="preserve"> </w:t>
      </w:r>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sidR="0054342C">
        <w:rPr>
          <w:rFonts w:eastAsiaTheme="minorEastAsia"/>
        </w:rPr>
        <w:t xml:space="preserve"> such that</w:t>
      </w:r>
    </w:p>
    <w:p w14:paraId="010A82D8" w14:textId="49157FAD" w:rsidR="00473716" w:rsidRDefault="0054342C" w:rsidP="0054342C">
      <w:pPr>
        <w:pStyle w:val="ListParagraph"/>
        <w:numPr>
          <w:ilvl w:val="0"/>
          <w:numId w:val="1"/>
        </w:numPr>
        <w:rPr>
          <w:rFonts w:eastAsiaTheme="minorEastAsia"/>
        </w:rPr>
      </w:pPr>
      <w:r>
        <w:rPr>
          <w:rFonts w:eastAsiaTheme="minorEastAsia"/>
        </w:rPr>
        <w:t xml:space="preserve">The distribution </w:t>
      </w:r>
      <w:r w:rsidR="005F1382">
        <w:rPr>
          <w:rFonts w:eastAsiaTheme="minorEastAsia"/>
        </w:rPr>
        <w:t xml:space="preserve">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oMath>
      <w:r w:rsidR="00F8217C">
        <w:rPr>
          <w:rFonts w:eastAsiaTheme="minorEastAsia"/>
        </w:rPr>
        <w:t xml:space="preserve"> amongst positive </w:t>
      </w:r>
      <w:r w:rsidR="00473716">
        <w:rPr>
          <w:rFonts w:eastAsiaTheme="minorEastAsia"/>
        </w:rPr>
        <w:t>cases resembles that from previous publications</w:t>
      </w:r>
      <w:r w:rsidR="00F46CF4">
        <w:rPr>
          <w:rFonts w:eastAsiaTheme="minorEastAsia"/>
        </w:rPr>
        <w:fldChar w:fldCharType="begin" w:fldLock="1"/>
      </w:r>
      <w:r w:rsidR="00F11306">
        <w:rPr>
          <w:rFonts w:eastAsiaTheme="minorEastAsia"/>
        </w:rPr>
        <w:instrText>ADDIN CSL_CITATION {"citationItems":[{"id":"ITEM-1","itemData":{"DOI":"10.1093/AJCP/AQAA133","ISSN":"19437722","PMID":"32687186","abstract":"Objectives: We examined the distribution of reverse transcription polymerase chain reaction (RT-PCR) cycle threshold (CT) values obtained from symptomatic patients being evaluated for coronavirus disease 2019 (COVID-19) to determine the proportion of specimens containing a viral load near the assay limit of detection (LoD) to gain practical insight to the risk of false-negative results. We also examined the relationship between CT value and patient age to determine any age-dependent difference in viral load or test sensitivity. Methods: We collected CT values obtained from the cobas severe acute respiratory syndrome coronavirus 2 (SARS-CoV-2) assay corresponding to 1,213 combined nasopharyngeal-oropharyngeal specimens obtained from symptomatic individuals that were reported as positive or presumptive positive for SARS-CoV-2. CT values were stratified by SARS-CoV target and patient age group. Results: In total, 93.3% to 98.4% of specimens demonstrated CT values greater than 3× the assay LoD, at which point false-negative results would not be expected. The mean of CT values between age groups was statistically equivalent with the exception of patients in age group 80 to 89 years, which demonstrated slightly lower CTs. Conclusions: Based on the distribution of observed CT values, including the small proportion of specimens with values near the assay LoD, there is a low risk of false-negative RT-PCR results in combined nasopharyngeal-oropharyngeal specimens obtained from symptomatic individuals.","author":[{"dropping-particle":"","family":"Buchan","given":"Blake W.","non-dropping-particle":"","parse-names":false,"suffix":""},{"dropping-particle":"","family":"Hoff","given":"Jessica S.","non-dropping-particle":"","parse-names":false,"suffix":""},{"dropping-particle":"","family":"Gmehlin","given":"Cameron G.","non-dropping-particle":"","parse-names":false,"suffix":""},{"dropping-particle":"","family":"Perez","given":"Adriana","non-dropping-particle":"","parse-names":false,"suffix":""},{"dropping-particle":"","family":"Faron","given":"Matthew L.","non-dropping-particle":"","parse-names":false,"suffix":""},{"dropping-particle":"","family":"Munoz-Price","given":"L. Silvia","non-dropping-particle":"","parse-names":false,"suffix":""},{"dropping-particle":"","family":"Ledeboer","given":"Nathan A.","non-dropping-particle":"","parse-names":false,"suffix":""}],"container-title":"American Journal of Clinical Pathology","id":"ITEM-1","issue":"4","issued":{"date-parts":[["2020","6","27"]]},"page":"479-485","publisher":"Oxford University Press","title":"Distribution of SARS-CoV-2 PCR cycle threshold values provide practical insight into overall and target-Specific sensitivity among symptomatic patients","type":"article-journal","volume":"154"},"uris":["http://www.mendeley.com/documents/?uuid=f3efa487-50e6-3787-b337-201f6c95fbf7"]}],"mendeley":{"formattedCitation":"&lt;sup&gt;18&lt;/sup&gt;","plainTextFormattedCitation":"18","previouslyFormattedCitation":"&lt;sup&gt;18&lt;/sup&gt;"},"properties":{"noteIndex":0},"schema":"https://github.com/citation-style-language/schema/raw/master/csl-citation.json"}</w:instrText>
      </w:r>
      <w:r w:rsidR="00F46CF4">
        <w:rPr>
          <w:rFonts w:eastAsiaTheme="minorEastAsia"/>
        </w:rPr>
        <w:fldChar w:fldCharType="separate"/>
      </w:r>
      <w:r w:rsidR="0089498D" w:rsidRPr="0089498D">
        <w:rPr>
          <w:rFonts w:eastAsiaTheme="minorEastAsia"/>
          <w:noProof/>
          <w:vertAlign w:val="superscript"/>
        </w:rPr>
        <w:t>18</w:t>
      </w:r>
      <w:r w:rsidR="00F46CF4">
        <w:rPr>
          <w:rFonts w:eastAsiaTheme="minorEastAsia"/>
        </w:rPr>
        <w:fldChar w:fldCharType="end"/>
      </w:r>
    </w:p>
    <w:p w14:paraId="568B9EC7" w14:textId="03705A13" w:rsidR="0054342C" w:rsidRDefault="00473716" w:rsidP="0054342C">
      <w:pPr>
        <w:pStyle w:val="ListParagraph"/>
        <w:numPr>
          <w:ilvl w:val="0"/>
          <w:numId w:val="1"/>
        </w:numPr>
        <w:rPr>
          <w:rFonts w:eastAsiaTheme="minorEastAsia"/>
        </w:rPr>
      </w:pPr>
      <w:r>
        <w:rPr>
          <w:rFonts w:eastAsiaTheme="minorEastAsia"/>
        </w:rPr>
        <w:t>The distribution of</w:t>
      </w:r>
      <w:r w:rsidR="005F1382">
        <w:rPr>
          <w:rFonts w:eastAsiaTheme="minorEastAsia"/>
        </w:rPr>
        <w:t xml:space="preserve"> </w:t>
      </w:r>
      <m:oMath>
        <m:r>
          <w:rPr>
            <w:rFonts w:ascii="Cambria Math" w:eastAsiaTheme="minorEastAsia" w:hAnsi="Cambria Math"/>
          </w:rPr>
          <m:t>E</m:t>
        </m:r>
      </m:oMath>
      <w:r w:rsidR="005F1382">
        <w:rPr>
          <w:rFonts w:eastAsiaTheme="minorEastAsia"/>
        </w:rPr>
        <w:t xml:space="preserve"> values </w:t>
      </w:r>
      <w:r w:rsidR="0054342C">
        <w:rPr>
          <w:rFonts w:eastAsiaTheme="minorEastAsia"/>
        </w:rPr>
        <w:t>resemble</w:t>
      </w:r>
      <w:r>
        <w:rPr>
          <w:rFonts w:eastAsiaTheme="minorEastAsia"/>
        </w:rPr>
        <w:t>s</w:t>
      </w:r>
      <w:r w:rsidR="0054342C">
        <w:rPr>
          <w:rFonts w:eastAsiaTheme="minorEastAsia"/>
        </w:rPr>
        <w:t xml:space="preserve"> that </w:t>
      </w:r>
      <w:r>
        <w:rPr>
          <w:rFonts w:eastAsiaTheme="minorEastAsia"/>
        </w:rPr>
        <w:t>from previous publications</w:t>
      </w:r>
      <w:r w:rsidR="00F46CF4">
        <w:rPr>
          <w:rFonts w:eastAsiaTheme="minorEastAsia"/>
        </w:rPr>
        <w:fldChar w:fldCharType="begin" w:fldLock="1"/>
      </w:r>
      <w:r w:rsidR="00F11306">
        <w:rPr>
          <w:rFonts w:eastAsiaTheme="minorEastAsia"/>
        </w:rPr>
        <w:instrText>ADDIN CSL_CITATION {"citationItems":[{"id":"ITEM-1","itemData":{"DOI":"10.1371/JOURNAL.PBIO.3000867","ISSN":"15457885","PMID":"33027248","abstract":"The current quantitative reverse transcription PCR (RT-qPCR) assay recommended for severe acute respiratory syndrome coronavirus 2 (SARS-CoV-2) testing in the United States requires analysis of 3 genomic targets per sample: 2 viral and 1 host. To simplify testing and reduce the volume of required reagents, we devised a multiplex RT-qPCR assay to detect SARS-CoV-2 in a single reaction. We used existing N1, N2, and RP primer and probe sets by the Centers for Disease Control and Prevention, but substituted fluorophores to allow multiplexing of the assay. The cycle threshold (Ct) values of our multiplex RT-qPCR were comparable to those obtained by the single assay adapted for research purposes. Low copy numbers (≥500 copies/reaction) of SARS-CoV-2 RNA were consistently detected by the multiplex RT-qPCR. Our novel multiplex RT-qPCR improves upon current single diagnostics by saving reagents, costs, time, and labor.","author":[{"dropping-particle":"","family":"Kudo","given":"Eriko","non-dropping-particle":"","parse-names":false,"suffix":""},{"dropping-particle":"","family":"Israelow","given":"Benjamin","non-dropping-particle":"","parse-names":false,"suffix":""},{"dropping-particle":"","family":"Vogels","given":"Chantal B.F.","non-dropping-particle":"","parse-names":false,"suffix":""},{"dropping-particle":"","family":"Lu","given":"Peiwen","non-dropping-particle":"","parse-names":false,"suffix":""},{"dropping-particle":"","family":"Wyllie","given":"Anne L.","non-dropping-particle":"","parse-names":false,"suffix":""},{"dropping-particle":"","family":"Tokuyama","given":"Maria","non-dropping-particle":"","parse-names":false,"suffix":""},{"dropping-particle":"","family":"Venkataraman","given":"Arvind","non-dropping-particle":"","parse-names":false,"suffix":""},{"dropping-particle":"","family":"Brackney","given":"Doug E.","non-dropping-particle":"","parse-names":false,"suffix":""},{"dropping-particle":"","family":"Ott","given":"Isabel M.","non-dropping-particle":"","parse-names":false,"suffix":""},{"dropping-particle":"","family":"Petrone","given":"Mary E.","non-dropping-particle":"","parse-names":false,"suffix":""},{"dropping-particle":"","family":"Earnest","given":"Rebecca","non-dropping-particle":"","parse-names":false,"suffix":""},{"dropping-particle":"","family":"Lapidus","given":"Sarah","non-dropping-particle":"","parse-names":false,"suffix":""},{"dropping-particle":"","family":"Muenker","given":"M. Catherine","non-dropping-particle":"","parse-names":false,"suffix":""},{"dropping-particle":"","family":"Moore","given":"Adam J.","non-dropping-particle":"","parse-names":false,"suffix":""},{"dropping-particle":"","family":"Casanovas-Massana","given":"Arnau","non-dropping-particle":"","parse-names":false,"suffix":""},{"dropping-particle":"","family":"Omer","given":"Saad B.","non-dropping-particle":"","parse-names":false,"suffix":""},{"dropping-particle":"","family":"Cruz","given":"Charles S.Dela","non-dropping-particle":"","parse-names":false,"suffix":""},{"dropping-particle":"","family":"Farhadian","given":"Shelli F.","non-dropping-particle":"","parse-names":false,"suffix":""},{"dropping-particle":"","family":"Ko","given":"Albert I.","non-dropping-particle":"","parse-names":false,"suffix":""},{"dropping-particle":"","family":"Grubaugh","given":"Nathan D.","non-dropping-particle":"","parse-names":false,"suffix":""},{"dropping-particle":"","family":"Iwasaki","given":"Akiko","non-dropping-particle":"","parse-names":false,"suffix":""},{"dropping-particle":"","family":"Anastasio","given":"Kelly","non-dropping-particle":"","parse-names":false,"suffix":""},{"dropping-particle":"","family":"Askenase","given":"Michael H.","non-dropping-particle":"","parse-names":false,"suffix":""},{"dropping-particle":"","family":"Batsu","given":"Maria","non-dropping-particle":"","parse-names":false,"suffix":""},{"dropping-particle":"","family":"Bermejo","given":"Santos","non-dropping-particle":"","parse-names":false,"suffix":""},{"dropping-particle":"","family":"Bickerton","given":"Sean","non-dropping-particle":"","parse-names":false,"suffix":""},{"dropping-particle":"","family":"Brower","given":"Kristina","non-dropping-particle":"","parse-names":false,"suffix":""},{"dropping-particle":"","family":"Campbell","given":"Melissa","non-dropping-particle":"","parse-names":false,"suffix":""},{"dropping-particle":"","family":"Cao","given":"Yiyun","non-dropping-particle":"","parse-names":false,"suffix":""},{"dropping-particle":"","family":"Courchaine","given":"Edward","non-dropping-particle":"","parse-names":false,"suffix":""},{"dropping-particle":"","family":"Datta","given":"Rupak","non-dropping-particle":"","parse-names":false,"suffix":""},{"dropping-particle":"","family":"DeIuliis","given":"Giuseppe","non-dropping-particle":"","parse-names":false,"suffix":""},{"dropping-particle":"","family":"Geng","given":"Bertie","non-dropping-particle":"","parse-names":false,"suffix":""},{"dropping-particle":"","family":"Handoko","given":"Ryan","non-dropping-particle":"","parse-names":false,"suffix":""},{"dropping-particle":"","family":"Harden","given":"Christina","non-dropping-particle":"","parse-names":false,"suffix":""},{"dropping-particle":"","family":"Kalinich","given":"Chaney","non-dropping-particle":"","parse-names":false,"suffix":""},{"dropping-particle":"","family":"Khoury-Hanold","given":"William","non-dropping-particle":"","parse-names":false,"suffix":""},{"dropping-particle":"","family":"Kim","given":"Daniel","non-dropping-particle":"","parse-names":false,"suffix":""},{"dropping-particle":"","family":"Knaggs","given":"Lynda","non-dropping-particle":"","parse-names":false,"suffix":""},{"dropping-particle":"","family":"Kuang","given":"Maxine","non-dropping-particle":"","parse-names":false,"suffix":""},{"dropping-particle":"","family":"Lim","given":"Joseph","non-dropping-particle":"","parse-names":false,"suffix":""},{"dropping-particle":"","family":"Linehan","given":"Melissa","non-dropping-particle":"","parse-names":false,"suffix":""},{"dropping-particle":"","family":"Lu-Culligan","given":"Alice","non-dropping-particle":"","parse-names":false,"suffix":""},{"dropping-particle":"","family":"Martin","given":"Anjelica","non-dropping-particle":"","parse-names":false,"suffix":""},{"dropping-particle":"","family":"Matos","given":"Irene","non-dropping-particle":"","parse-names":false,"suffix":""},{"dropping-particle":"","family":"McDonald","given":"David","non-dropping-particle":"","parse-names":false,"suffix":""},{"dropping-particle":"","family":"Minasyan","given":"Maksym","non-dropping-particle":"","parse-names":false,"suffix":""},{"dropping-particle":"","family":"Muenker","given":"M. Catherine","non-dropping-particle":"","parse-names":false,"suffix":""},{"dropping-particle":"","family":"Nakahata","given":"Maura","non-dropping-particle":"","parse-names":false,"suffix":""},{"dropping-particle":"","family":"Naushad","given":"Nida","non-dropping-particle":"","parse-names":false,"suffix":""},{"dropping-particle":"","family":"Nelson","given":"Allison","non-dropping-particle":"","parse-names":false,"suffix":""},{"dropping-particle":"","family":"Nouws","given":"Jessica","non-dropping-particle":"","parse-names":false,"suffix":""},{"dropping-particle":"","family":"Obaid","given":"Abeer","non-dropping-particle":"","parse-names":false,"suffix":""},{"dropping-particle":"","family":"Park","given":"Annsea","non-dropping-particle":"","parse-names":false,"suffix":""},{"dropping-particle":"","family":"Park","given":"Hong Jai","non-dropping-particle":"","parse-names":false,"suffix":""},{"dropping-particle":"","family":"Peng","given":"Xiaohua","non-dropping-particle":"","parse-names":false,"suffix":""},{"dropping-particle":"","family":"Petrone","given":"Mary","non-dropping-particle":"","parse-names":false,"suffix":""},{"dropping-particle":"","family":"Prophet","given":"Sarah","non-dropping-particle":"","parse-names":false,"suffix":""},{"dropping-particle":"","family":"Rice","given":"Tyler","non-dropping-particle":"","parse-names":false,"suffix":""},{"dropping-particle":"","family":"Rose","given":"Kadi Ann","non-dropping-particle":"","parse-names":false,"suffix":""},{"dropping-particle":"","family":"Sewanan","given":"Lorenzo","non-dropping-particle":"","parse-names":false,"suffix":""},{"dropping-particle":"","family":"Sharma","given":"Lokesh","non-dropping-particle":"","parse-names":false,"suffix":""},{"dropping-particle":"","family":"Shepard","given":"Denise","non-dropping-particle":"","parse-names":false,"suffix":""},{"dropping-particle":"","family":"Simonov","given":"Michael","non-dropping-particle":"","parse-names":false,"suffix":""},{"dropping-particle":"","family":"Smolgovsky","given":"Mikhail","non-dropping-particle":"","parse-names":false,"suffix":""},{"dropping-particle":"","family":"Sonnert","given":"Nicole","non-dropping-particle":"","parse-names":false,"suffix":""},{"dropping-particle":"","family":"Strong","given":"Yvette","non-dropping-particle":"","parse-names":false,"suffix":""},{"dropping-particle":"","family":"Todeasa","given":"Codruta","non-dropping-particle":"","parse-names":false,"suffix":""},{"dropping-particle":"","family":"Valdez","given":"Jordan","non-dropping-particle":"","parse-names":false,"suffix":""},{"dropping-particle":"","family":"Velazquez","given":"Sofia","non-dropping-particle":"","parse-names":false,"suffix":""},{"dropping-particle":"","family":"Vijayakumar","given":"Pavithra","non-dropping-particle":"","parse-names":false,"suffix":""},{"dropping-particle":"","family":"Watkins","given":"Annie","non-dropping-particle":"","parse-names":false,"suffix":""},{"dropping-particle":"","family":"White","given":"Elizabeth B.","non-dropping-particle":"","parse-names":false,"suffix":""},{"dropping-particle":"","family":"Yang","given":"Yexin","non-dropping-particle":"","parse-names":false,"suffix":""}],"container-title":"PLoS Biology","id":"ITEM-1","issue":"10","issued":{"date-parts":[["2020","10","7"]]},"page":"e3000867","publisher":"Public Library of Science","title":"Detection of SARS-CoV-2 RNA by multiplex RTqPCR","type":"article-journal","volume":"18"},"uris":["http://www.mendeley.com/documents/?uuid=0d0dcc22-0768-3cc6-bae3-116253a645fc"]},{"id":"ITEM-2","itemData":{"DOI":"10.1038/s41564-020-0761-6","ISSN":"20585276","PMID":"32651556","abstract":"The recent spread of severe acute respiratory syndrome coronavirus 2 (SARS-CoV-2) exemplifies the critical need for accurate and rapid diagnostic assays to prompt clinical and public health interventions. Currently, several quantitative reverse transcription–PCR (RT–qPCR) assays are being used by clinical, research and public health laboratories. However, it is currently unclear whether results from different tests are comparable. Our goal was to make independent evaluations of primer–probe sets used in four common SARS-CoV-2 diagnostic assays. From our comparisons of RT–qPCR analytical efficiency and sensitivity, we show that all primer–probe sets can be used to detect SARS-CoV-2 at 500 viral RNA copies per reaction. The exception for this is the RdRp-SARSr (Charité) confirmatory primer–probe set which has low sensitivity, probably due to a mismatch to circulating SARS-CoV-2 in the reverse primer. We did not find evidence for background amplification with pre-COVID-19 samples or recent SARS-CoV-2 evolution decreasing sensitivity. Our recommendation for SARS-CoV-2 diagnostic testing is to select an assay with high sensitivity and that is regionally used, to ease comparability between outcomes.","author":[{"dropping-particle":"","family":"Vogels","given":"Chantal B.F.","non-dropping-particle":"","parse-names":false,"suffix":""},{"dropping-particle":"","family":"Brito","given":"Anderson F.","non-dropping-particle":"","parse-names":false,"suffix":""},{"dropping-particle":"","family":"Wyllie","given":"Anne L.","non-dropping-particle":"","parse-names":false,"suffix":""},{"dropping-particle":"","family":"Fauver","given":"Joseph R.","non-dropping-particle":"","parse-names":false,"suffix":""},{"dropping-particle":"","family":"Ott","given":"Isabel M.","non-dropping-particle":"","parse-names":false,"suffix":""},{"dropping-particle":"","family":"Kalinich","given":"Chaney C.","non-dropping-particle":"","parse-names":false,"suffix":""},{"dropping-particle":"","family":"Petrone","given":"Mary E.","non-dropping-particle":"","parse-names":false,"suffix":""},{"dropping-particle":"","family":"Casanovas-Massana","given":"Arnau","non-dropping-particle":"","parse-names":false,"suffix":""},{"dropping-particle":"","family":"Catherine Muenker","given":"M.","non-dropping-particle":"","parse-names":false,"suffix":""},{"dropping-particle":"","family":"Moore","given":"Adam J.","non-dropping-particle":"","parse-names":false,"suffix":""},{"dropping-particle":"","family":"Klein","given":"Jonathan","non-dropping-particle":"","parse-names":false,"suffix":""},{"dropping-particle":"","family":"Lu","given":"Peiwen","non-dropping-particle":"","parse-names":false,"suffix":""},{"dropping-particle":"","family":"Lu-Culligan","given":"Alice","non-dropping-particle":"","parse-names":false,"suffix":""},{"dropping-particle":"","family":"Jiang","given":"Xiaodong","non-dropping-particle":"","parse-names":false,"suffix":""},{"dropping-particle":"","family":"Kim","given":"Daniel J.","non-dropping-particle":"","parse-names":false,"suffix":""},{"dropping-particle":"","family":"Kudo","given":"Eriko","non-dropping-particle":"","parse-names":false,"suffix":""},{"dropping-particle":"","family":"Mao","given":"Tianyang","non-dropping-particle":"","parse-names":false,"suffix":""},{"dropping-particle":"","family":"Moriyama","given":"Miyu","non-dropping-particle":"","parse-names":false,"suffix":""},{"dropping-particle":"","family":"Oh","given":"Ji Eun","non-dropping-particle":"","parse-names":false,"suffix":""},{"dropping-particle":"","family":"Park","given":"Annsea","non-dropping-particle":"","parse-names":false,"suffix":""},{"dropping-particle":"","family":"Silva","given":"Julio","non-dropping-particle":"","parse-names":false,"suffix":""},{"dropping-particle":"","family":"Song","given":"Eric","non-dropping-particle":"","parse-names":false,"suffix":""},{"dropping-particle":"","family":"Takahashi","given":"Takehiro","non-dropping-particle":"","parse-names":false,"suffix":""},{"dropping-particle":"","family":"Taura","given":"Manabu","non-dropping-particle":"","parse-names":false,"suffix":""},{"dropping-particle":"","family":"Tokuyama","given":"Maria","non-dropping-particle":"","parse-names":false,"suffix":""},{"dropping-particle":"","family":"Venkataraman","given":"Arvind","non-dropping-particle":"","parse-names":false,"suffix":""},{"dropping-particle":"El","family":"Weizman","given":"Orr","non-dropping-particle":"","parse-names":false,"suffix":""},{"dropping-particle":"","family":"Wong","given":"Patrick","non-dropping-particle":"","parse-names":false,"suffix":""},{"dropping-particle":"","family":"Yang","given":"Yexin","non-dropping-particle":"","parse-names":false,"suffix":""},{"dropping-particle":"","family":"Cheemarla","given":"Nagarjuna R.","non-dropping-particle":"","parse-names":false,"suffix":""},{"dropping-particle":"","family":"White","given":"Elizabeth B.","non-dropping-particle":"","parse-names":false,"suffix":""},{"dropping-particle":"","family":"Lapidus","given":"Sarah","non-dropping-particle":"","parse-names":false,"suffix":""},{"dropping-particle":"","family":"Earnest","given":"Rebecca","non-dropping-particle":"","parse-names":false,"suffix":""},{"dropping-particle":"","family":"Geng","given":"Bertie","non-dropping-particle":"","parse-names":false,"suffix":""},{"dropping-particle":"","family":"Vijayakumar","given":"Pavithra","non-dropping-particle":"","parse-names":false,"suffix":""},{"dropping-particle":"","family":"Odio","given":"Camila","non-dropping-particle":"","parse-names":false,"suffix":""},{"dropping-particle":"","family":"Fournier","given":"John","non-dropping-particle":"","parse-names":false,"suffix":""},{"dropping-particle":"","family":"Bermejo","given":"Santos","non-dropping-particle":"","parse-names":false,"suffix":""},{"dropping-particle":"","family":"Farhadian","given":"Shelli","non-dropping-particle":"","parse-names":false,"suffix":""},{"dropping-particle":"","family":"Cruz","given":"Charles S.","non-dropping-particle":"Dela","parse-names":false,"suffix":""},{"dropping-particle":"","family":"Iwasaki","given":"Akiko","non-dropping-particle":"","parse-names":false,"suffix":""},{"dropping-particle":"","family":"Ko","given":"Albert I.","non-dropping-particle":"","parse-names":false,"suffix":""},{"dropping-particle":"","family":"Landry","given":"Marie L.","non-dropping-particle":"","parse-names":false,"suffix":""},{"dropping-particle":"","family":"Foxman","given":"Ellen F.","non-dropping-particle":"","parse-names":false,"suffix":""},{"dropping-particle":"","family":"Grubaugh","given":"Nathan D.","non-dropping-particle":"","parse-names":false,"suffix":""}],"container-title":"Nature Microbiology","id":"ITEM-2","issue":"10","issued":{"date-parts":[["2020","10","1"]]},"page":"1299-1305","publisher":"Nature Research","title":"Analytical sensitivity and efficiency comparisons of SARS-CoV-2 RT–qPCR primer–probe sets","type":"article-journal","volume":"5"},"uris":["http://www.mendeley.com/documents/?uuid=aecf5aa7-327d-3a82-819f-09e98e4f2666"]},{"id":"ITEM-3","itemData":{"DOI":"10.1007/s00109-006-0097-6","ISSN":"09462716","PMID":"16972087","abstract":"For quantification of gene-specific mRNA, quantitative real-time RT-PCR has become one of the most frequently used methods over the last few years. This article focuses on the issue of real-time PCR data analysis and its mathematical background, offering a general concept for efficient, fast and precise data analysis superior to the commonly used comparative C T (ΔΔC T ) and the standard curve method, as it considers individual amplification efficiencies for every PCR. This concept is based on a novel formula for the calculation of relative gene expression ratios, termed GED (Gene Expression's C T Difference) formula. Prerequisites for this formula, such as real-time PCR kinetics, the concept of PCR efficiency and its determination, are discussed. Additionally, this article offers some technical considerations and information on statistical analysis of real-time PCR data. © 2006 Springer-Verlag.","author":[{"dropping-particle":"","family":"Schefe","given":"Jan H.","non-dropping-particle":"","parse-names":false,"suffix":""},{"dropping-particle":"","family":"Lehmann","given":"Kerstin E.","non-dropping-particle":"","parse-names":false,"suffix":""},{"dropping-particle":"","family":"Buschmann","given":"Ivo R.","non-dropping-particle":"","parse-names":false,"suffix":""},{"dropping-particle":"","family":"Unger","given":"Thomas","non-dropping-particle":"","parse-names":false,"suffix":""},{"dropping-particle":"","family":"Funke-Kaiser","given":"Heiko","non-dropping-particle":"","parse-names":false,"suffix":""}],"container-title":"Journal of Molecular Medicine","id":"ITEM-3","issue":"11","issued":{"date-parts":[["2006","11"]]},"page":"901-910","publisher":"J Mol Med (Berl)","title":"Quantitative real-time RT-PCR data analysis: Current concepts and the novel \"gene expression's C T difference\" formula","type":"article","volume":"84"},"uris":["http://www.mendeley.com/documents/?uuid=7d869c79-3f76-383c-8a41-b180496ca223"]}],"mendeley":{"formattedCitation":"&lt;sup&gt;6,16,19&lt;/sup&gt;","plainTextFormattedCitation":"6,16,19","previouslyFormattedCitation":"&lt;sup&gt;6,16,19&lt;/sup&gt;"},"properties":{"noteIndex":0},"schema":"https://github.com/citation-style-language/schema/raw/master/csl-citation.json"}</w:instrText>
      </w:r>
      <w:r w:rsidR="00F46CF4">
        <w:rPr>
          <w:rFonts w:eastAsiaTheme="minorEastAsia"/>
        </w:rPr>
        <w:fldChar w:fldCharType="separate"/>
      </w:r>
      <w:r w:rsidR="0089498D" w:rsidRPr="0089498D">
        <w:rPr>
          <w:rFonts w:eastAsiaTheme="minorEastAsia"/>
          <w:noProof/>
          <w:vertAlign w:val="superscript"/>
        </w:rPr>
        <w:t>6,16,19</w:t>
      </w:r>
      <w:r w:rsidR="00F46CF4">
        <w:rPr>
          <w:rFonts w:eastAsiaTheme="minorEastAsia"/>
        </w:rPr>
        <w:fldChar w:fldCharType="end"/>
      </w:r>
    </w:p>
    <w:p w14:paraId="38549D3F" w14:textId="45A62372" w:rsidR="005F1382" w:rsidRDefault="005F1382" w:rsidP="005F1382">
      <w:pPr>
        <w:pStyle w:val="ListParagraph"/>
        <w:numPr>
          <w:ilvl w:val="0"/>
          <w:numId w:val="1"/>
        </w:numPr>
        <w:rPr>
          <w:rFonts w:eastAsiaTheme="minorEastAsia"/>
        </w:rPr>
      </w:pPr>
      <w:r>
        <w:rPr>
          <w:rFonts w:eastAsiaTheme="minorEastAsia"/>
        </w:rPr>
        <w:t>The</w:t>
      </w:r>
      <w:r w:rsidR="00067EEE">
        <w:rPr>
          <w:rFonts w:eastAsiaTheme="minorEastAsia"/>
        </w:rPr>
        <w:t xml:space="preserve"> maximum</w:t>
      </w:r>
      <w:r>
        <w:rPr>
          <w:rFonts w:eastAsiaTheme="minorEastAsia"/>
        </w:rPr>
        <w:t xml:space="preserve"> sensitivity (</w:t>
      </w:r>
      <m:oMath>
        <m:r>
          <w:rPr>
            <w:rFonts w:ascii="Cambria Math" w:eastAsiaTheme="minorEastAsia" w:hAnsi="Cambria Math"/>
          </w:rPr>
          <m:t>S</m:t>
        </m:r>
      </m:oMath>
      <w:r>
        <w:rPr>
          <w:rFonts w:eastAsiaTheme="minorEastAsia"/>
        </w:rPr>
        <w:t>) of undiluted samples (</w:t>
      </w:r>
      <m:oMath>
        <m:r>
          <w:rPr>
            <w:rFonts w:ascii="Cambria Math" w:eastAsiaTheme="minorEastAsia" w:hAnsi="Cambria Math"/>
          </w:rPr>
          <m:t>D=1</m:t>
        </m:r>
      </m:oMath>
      <w:r>
        <w:rPr>
          <w:rFonts w:eastAsiaTheme="minorEastAsia"/>
        </w:rPr>
        <w:t xml:space="preserve">) matches those </w:t>
      </w:r>
      <m:oMath>
        <m:r>
          <w:rPr>
            <w:rFonts w:ascii="Cambria Math" w:eastAsiaTheme="minorEastAsia" w:hAnsi="Cambria Math"/>
          </w:rPr>
          <m:t>S(D=1) = 0.98</m:t>
        </m:r>
      </m:oMath>
    </w:p>
    <w:p w14:paraId="305521B8" w14:textId="388073A1" w:rsidR="005F1382" w:rsidRDefault="005F1382" w:rsidP="005F1382">
      <w:pPr>
        <w:pStyle w:val="ListParagraph"/>
        <w:numPr>
          <w:ilvl w:val="0"/>
          <w:numId w:val="1"/>
        </w:numPr>
        <w:rPr>
          <w:rFonts w:eastAsiaTheme="minorEastAsia"/>
        </w:rPr>
      </w:pPr>
      <w:r>
        <w:rPr>
          <w:rFonts w:eastAsiaTheme="minorEastAsia"/>
        </w:rPr>
        <w:t xml:space="preserve">The </w:t>
      </w:r>
      <w:r w:rsidR="00BE1ABF">
        <w:rPr>
          <w:rFonts w:eastAsiaTheme="minorEastAsia"/>
        </w:rPr>
        <w:t xml:space="preserve">maximum </w:t>
      </w:r>
      <w:r>
        <w:rPr>
          <w:rFonts w:eastAsiaTheme="minorEastAsia"/>
        </w:rPr>
        <w:t xml:space="preserve">sensitivity of 10x diluted samples match those estimated from calibration tests of </w:t>
      </w:r>
      <m:oMath>
        <m:r>
          <w:rPr>
            <w:rFonts w:ascii="Cambria Math" w:eastAsiaTheme="minorEastAsia" w:hAnsi="Cambria Math"/>
          </w:rPr>
          <m:t>S(D=10) = 0.80</m:t>
        </m:r>
      </m:oMath>
    </w:p>
    <w:p w14:paraId="5B555A33" w14:textId="480FD6A1" w:rsidR="005F1382" w:rsidRDefault="005F1382" w:rsidP="005F1382">
      <w:pPr>
        <w:rPr>
          <w:rFonts w:eastAsiaTheme="minorEastAsia"/>
        </w:rPr>
      </w:pPr>
    </w:p>
    <w:p w14:paraId="75C724E6" w14:textId="5E67878B" w:rsidR="00962B4B" w:rsidRPr="008E52DC" w:rsidRDefault="00BE1ABF" w:rsidP="75DB7D1A">
      <w:pPr>
        <w:rPr>
          <w:rFonts w:eastAsiaTheme="minorEastAsia"/>
        </w:rPr>
      </w:pPr>
      <w:r>
        <w:rPr>
          <w:rFonts w:eastAsiaTheme="minorEastAsia"/>
        </w:rPr>
        <w:t xml:space="preserve">The </w:t>
      </w:r>
      <w:r w:rsidR="007F17BB" w:rsidRPr="75DB7D1A">
        <w:rPr>
          <w:rFonts w:eastAsiaTheme="minorEastAsia"/>
        </w:rPr>
        <w:t xml:space="preserve">value of 98% </w:t>
      </w:r>
      <w:r>
        <w:rPr>
          <w:rFonts w:eastAsiaTheme="minorEastAsia"/>
        </w:rPr>
        <w:t xml:space="preserve">maximum </w:t>
      </w:r>
      <w:r w:rsidR="007F17BB" w:rsidRPr="75DB7D1A">
        <w:rPr>
          <w:rFonts w:eastAsiaTheme="minorEastAsia"/>
        </w:rPr>
        <w:t>sensitivity for 1x dilution is taken from</w:t>
      </w:r>
      <w:r w:rsidR="00C301BD" w:rsidRPr="75DB7D1A">
        <w:rPr>
          <w:rFonts w:eastAsiaTheme="minorEastAsia"/>
        </w:rPr>
        <w:t xml:space="preserve"> </w:t>
      </w:r>
      <w:r w:rsidR="00AD49FE" w:rsidRPr="75DB7D1A">
        <w:rPr>
          <w:rFonts w:eastAsiaTheme="minorEastAsia"/>
        </w:rPr>
        <w:t xml:space="preserve">Arevalo-Rodriguez </w:t>
      </w:r>
      <w:r w:rsidR="00AD49FE" w:rsidRPr="000A04EA">
        <w:rPr>
          <w:rFonts w:eastAsiaTheme="minorEastAsia"/>
          <w:i/>
          <w:iCs/>
          <w:rPrChange w:id="21" w:author="Theil, Florence" w:date="2021-02-23T09:49:00Z">
            <w:rPr>
              <w:rFonts w:eastAsiaTheme="minorEastAsia"/>
            </w:rPr>
          </w:rPrChange>
        </w:rPr>
        <w:t>et al</w:t>
      </w:r>
      <w:ins w:id="22" w:author="Theil, Florence" w:date="2021-02-23T09:49:00Z">
        <w:r w:rsidR="000A04EA" w:rsidRPr="000A04EA">
          <w:rPr>
            <w:rFonts w:eastAsiaTheme="minorEastAsia"/>
            <w:i/>
            <w:iCs/>
            <w:rPrChange w:id="23" w:author="Theil, Florence" w:date="2021-02-23T09:49:00Z">
              <w:rPr>
                <w:rFonts w:eastAsiaTheme="minorEastAsia"/>
              </w:rPr>
            </w:rPrChange>
          </w:rPr>
          <w:t>.</w:t>
        </w:r>
      </w:ins>
      <w:r w:rsidR="00AD49FE" w:rsidRPr="75DB7D1A">
        <w:rPr>
          <w:rFonts w:eastAsiaTheme="minorEastAsia"/>
        </w:rPr>
        <w:t xml:space="preserve"> (2020)</w:t>
      </w:r>
      <w:r w:rsidR="00C301BD" w:rsidRPr="75DB7D1A">
        <w:rPr>
          <w:rFonts w:eastAsiaTheme="minorEastAsia"/>
        </w:rPr>
        <w:fldChar w:fldCharType="begin" w:fldLock="1"/>
      </w:r>
      <w:r w:rsidR="00F11306">
        <w:rPr>
          <w:rFonts w:eastAsiaTheme="minorEastAsia"/>
        </w:rPr>
        <w:instrText>ADDIN CSL_CITATION {"citationItems":[{"id":"ITEM-1","itemData":{"abstract":"Background A false-negative case of severe acute respiratory syndrome coronavirus 2 (SARS-CoV-2) infection is defined as a person with suspected infection and an initial negative result by reverse transcription-polymerase chain reaction (RT-PCR) test, with a positive result on a subsequent test. False-negative cases have important implications for isolation and risk of transmission of infected people and for the management of coronavirus disease 2019 (COVID-19). We aimed to review and critically appraise evidence about the rate of RT-PCR false-negatives at initial testing for COVID-19.   Methods We searched MEDLINE, EMBASE, LILACS, as well as COVID-19 repositories, including the EPPI-Centre living systematic map of evidence about COVID-19 and the Coronavirus Open Access Project living evidence database. Two authors independently screened and selected studies according to the eligibility criteria and collected data from the included studies. The risk of bias was assessed using the Quality Assessment of Diagnostic Accuracy Studies (QUADAS-2) tool. We calculated the proportion of false-negative test results using a multilevel mixed-effect logistic regression model. The certainty of the evidence about false-negative cases was rated using the GRADE approach for tests and strategies. All information in this article is current up to July 17, 2020.   Results We included 34 studies enrolling 12,057 COVID-19 confirmed cases. All studies were affected by several risks of bias and applicability concerns. The pooled estimate of false-negative proportion was highly affected by unexplained heterogeneity (tau-squared = 1.39; 90% prediction interval from 0.02 to 0.54). The certainty of the evidence was judged as very low due to the risk of bias, indirectness, and inconsistency issues.   Conclusions There is substantial and largely unexplained heterogeneity in the proportion of false-negative RT-PCR results. The collected evidence has several limitations, including risk of bias issues, high heterogeneity, and concerns about its applicability. Nonetheless, our findings reinforce the need for repeated testing in patients with suspicion of SARS-Cov-2 infection given that up to 54% of COVID-19 patients may have an initial false-negative RT-PCR (very low certainty of evidence).   Systematic review registration Protocol available on the OSF website: https://tinyurl.com/vvbgqya.","author":[{"dropping-particle":"","family":"Arevalo-Rodriguez","given":"Ingrid","non-dropping-particle":"","parse-names":false,"suffix":""},{"dropping-particle":"","family":"Buitrago-Garcia","given":"Diana","non-dropping-particle":"","parse-names":false,"suffix":""},{"dropping-particle":"","family":"Simancas-Racines","given":"Daniel","non-dropping-particle":"","parse-names":false,"suffix":""},{"dropping-particle":"","family":"Zambrano-Achig","given":"Paula","non-dropping-particle":"","parse-names":false,"suffix":""},{"dropping-particle":"","family":"Campo","given":"Rosa","non-dropping-particle":"Del","parse-names":false,"suffix":""},{"dropping-particle":"","family":"Ciapponi","given":"Agustin","non-dropping-particle":"","parse-names":false,"suffix":""},{"dropping-particle":"","family":"Sued","given":"Omar","non-dropping-particle":"","parse-names":false,"suffix":""},{"dropping-particle":"","family":"Martinez-García","given":"Laura","non-dropping-particle":"","parse-names":false,"suffix":""},{"dropping-particle":"","family":"Rutjes","given":"Anne W","non-dropping-particle":"","parse-names":false,"suffix":""},{"dropping-particle":"","family":"Low","given":"Nicola","non-dropping-particle":"","parse-names":false,"suffix":""},{"dropping-particle":"","family":"Bossuyt","given":"Patrick M","non-dropping-particle":"","parse-names":false,"suffix":""},{"dropping-particle":"","family":"Perez-Molina","given":"Jose A","non-dropping-particle":"","parse-names":false,"suffix":""},{"dropping-particle":"","family":"Zamora","given":"Javier","non-dropping-particle":"","parse-names":false,"suffix":""}],"container-title":"PLOS ONE","id":"ITEM-1","issue":"12","issued":{"date-parts":[["2020","12","10"]]},"page":"e0242958","publisher":"Public Library of Science","title":"False-negative results of initial RT-PCR assays for COVID-19: A systematic review","type":"article-journal","volume":"15"},"uris":["http://www.mendeley.com/documents/?uuid=8cd9a1a2-87ba-4c14-aa7f-46c1cce4f19e"]}],"mendeley":{"formattedCitation":"&lt;sup&gt;20&lt;/sup&gt;","plainTextFormattedCitation":"20","previouslyFormattedCitation":"&lt;sup&gt;20&lt;/sup&gt;"},"properties":{"noteIndex":0},"schema":"https://github.com/citation-style-language/schema/raw/master/csl-citation.json"}</w:instrText>
      </w:r>
      <w:r w:rsidR="00C301BD" w:rsidRPr="75DB7D1A">
        <w:rPr>
          <w:rFonts w:eastAsiaTheme="minorEastAsia"/>
        </w:rPr>
        <w:fldChar w:fldCharType="separate"/>
      </w:r>
      <w:r w:rsidR="0089498D" w:rsidRPr="0089498D">
        <w:rPr>
          <w:rFonts w:eastAsiaTheme="minorEastAsia"/>
          <w:noProof/>
          <w:vertAlign w:val="superscript"/>
        </w:rPr>
        <w:t>20</w:t>
      </w:r>
      <w:r w:rsidR="00C301BD" w:rsidRPr="75DB7D1A">
        <w:rPr>
          <w:rFonts w:eastAsiaTheme="minorEastAsia"/>
        </w:rPr>
        <w:fldChar w:fldCharType="end"/>
      </w:r>
      <w:r w:rsidR="00622246" w:rsidRPr="75DB7D1A">
        <w:rPr>
          <w:rFonts w:eastAsiaTheme="minorEastAsia"/>
        </w:rPr>
        <w:t xml:space="preserve"> as the 90% upper bound of sensitivity </w:t>
      </w:r>
      <w:r w:rsidR="0035718A" w:rsidRPr="75DB7D1A">
        <w:rPr>
          <w:rFonts w:eastAsiaTheme="minorEastAsia"/>
        </w:rPr>
        <w:t xml:space="preserve">across </w:t>
      </w:r>
      <w:r w:rsidR="007D6944" w:rsidRPr="75DB7D1A">
        <w:rPr>
          <w:rFonts w:eastAsiaTheme="minorEastAsia"/>
        </w:rPr>
        <w:t xml:space="preserve">34 studies reporting </w:t>
      </w:r>
      <w:r w:rsidR="00782B1D" w:rsidRPr="75DB7D1A">
        <w:rPr>
          <w:rFonts w:eastAsiaTheme="minorEastAsia"/>
        </w:rPr>
        <w:t>RT-qPCR sensitivity</w:t>
      </w:r>
      <w:r w:rsidR="00C11075" w:rsidRPr="75DB7D1A">
        <w:rPr>
          <w:rFonts w:eastAsiaTheme="minorEastAsia"/>
        </w:rPr>
        <w:t xml:space="preserve">, and </w:t>
      </w:r>
      <w:r w:rsidR="00E35809" w:rsidRPr="75DB7D1A">
        <w:rPr>
          <w:rFonts w:eastAsiaTheme="minorEastAsia"/>
        </w:rPr>
        <w:t xml:space="preserve">also supported by </w:t>
      </w:r>
      <w:proofErr w:type="spellStart"/>
      <w:r w:rsidR="00E35809" w:rsidRPr="75DB7D1A">
        <w:rPr>
          <w:rFonts w:eastAsiaTheme="minorEastAsia"/>
        </w:rPr>
        <w:t>Visseaux</w:t>
      </w:r>
      <w:proofErr w:type="spellEnd"/>
      <w:r w:rsidR="00E35809" w:rsidRPr="75DB7D1A">
        <w:rPr>
          <w:rFonts w:eastAsiaTheme="minorEastAsia"/>
        </w:rPr>
        <w:t xml:space="preserve"> </w:t>
      </w:r>
      <w:r w:rsidR="00E35809" w:rsidRPr="000A04EA">
        <w:rPr>
          <w:rFonts w:eastAsiaTheme="minorEastAsia"/>
          <w:i/>
          <w:iCs/>
          <w:rPrChange w:id="24" w:author="Theil, Florence" w:date="2021-02-23T09:49:00Z">
            <w:rPr>
              <w:rFonts w:eastAsiaTheme="minorEastAsia"/>
            </w:rPr>
          </w:rPrChange>
        </w:rPr>
        <w:t>et al</w:t>
      </w:r>
      <w:ins w:id="25" w:author="Theil, Florence" w:date="2021-02-23T09:49:00Z">
        <w:r w:rsidR="000A04EA" w:rsidRPr="000A04EA">
          <w:rPr>
            <w:rFonts w:eastAsiaTheme="minorEastAsia"/>
            <w:i/>
            <w:iCs/>
            <w:rPrChange w:id="26" w:author="Theil, Florence" w:date="2021-02-23T09:49:00Z">
              <w:rPr>
                <w:rFonts w:eastAsiaTheme="minorEastAsia"/>
              </w:rPr>
            </w:rPrChange>
          </w:rPr>
          <w:t>.</w:t>
        </w:r>
      </w:ins>
      <w:r w:rsidR="00E35809" w:rsidRPr="75DB7D1A">
        <w:rPr>
          <w:rFonts w:eastAsiaTheme="minorEastAsia"/>
        </w:rPr>
        <w:t xml:space="preserve"> (2020)</w:t>
      </w:r>
      <w:r w:rsidR="007467C7" w:rsidRPr="75DB7D1A">
        <w:rPr>
          <w:rFonts w:eastAsiaTheme="minorEastAsia"/>
        </w:rPr>
        <w:fldChar w:fldCharType="begin" w:fldLock="1"/>
      </w:r>
      <w:r w:rsidR="00F11306">
        <w:rPr>
          <w:rFonts w:eastAsiaTheme="minorEastAsia"/>
        </w:rPr>
        <w:instrText>ADDIN CSL_CITATION {"citationItems":[{"id":"ITEM-1","itemData":{"DOI":"10.1016/j.jcv.2020.104520","ISSN":"18735967","PMID":"32652476","abstract":"Background: The use of efficient, reliable and sensitive PCR assays is a cornerstone in the race to contain the SARS-CoV-2 pandemic. In this work we performed an independent evaluation of the RealStar® SARS-CoV-2 RT-PCR Kit Researh Use Only (Altona) for SARS-CoV-2 detection. Methods: A comparative limit of detection (LoD) assessment was performed between RealStar® SARS-CoV-2 and the currently WHO recommended RT-PCR (WHO-PCR) workflow using a quantified clinical sample. Assessment of the RealStar® SARS-CoV-2 assay was also performed using 83 primary clinical samples in comparison with the WHO-PCR. Results: The RealStar® SARS-CoV-2 demonstrated a slightly higher sensitivity than the WHO recommended assay with a limit of detection at 625 copies/mL instead of 1250 copies/mL for the WHO-PCR in our conditions. The overall percent agreement between RealStar® SARS-CoV-2 and WHO-PCR on 83 clinical samples was 97.6 % (81/83) with a sensitivity at 97.8 % (45/46) and specificity at 97.3 % (36/37). No cross reaction was encountered for the other human coronaviruses (HKU1, OC43, NL63, 229E). Conclusions: In this comparison of the RealStar® SARS-CoV-2 assay with the reference WHO assay, we observed a slightly better sensitivity of the RealStar® assay. It provides a robust option for all molecular biology laboratories, with a strong real-life LoD and is compatible with various real-time PCR platforms.","author":[{"dropping-particle":"","family":"Visseaux","given":"Benoit","non-dropping-particle":"","parse-names":false,"suffix":""},{"dropping-particle":"","family":"Hingrat","given":"Quentin","non-dropping-particle":"Le","parse-names":false,"suffix":""},{"dropping-particle":"","family":"Collin","given":"Gilles","non-dropping-particle":"","parse-names":false,"suffix":""},{"dropping-particle":"","family":"Ferré","given":"Valentine","non-dropping-particle":"","parse-names":false,"suffix":""},{"dropping-particle":"","family":"Storto","given":"Alexandre","non-dropping-particle":"","parse-names":false,"suffix":""},{"dropping-particle":"","family":"Ichou","given":"Houria","non-dropping-particle":"","parse-names":false,"suffix":""},{"dropping-particle":"","family":"Bouzid","given":"Donia","non-dropping-particle":"","parse-names":false,"suffix":""},{"dropping-particle":"","family":"Poey","given":"Nora","non-dropping-particle":"","parse-names":false,"suffix":""},{"dropping-particle":"","family":"Montmollin","given":"Etienne","non-dropping-particle":"de","parse-names":false,"suffix":""},{"dropping-particle":"","family":"Descamps","given":"Diane","non-dropping-particle":"","parse-names":false,"suffix":""},{"dropping-particle":"","family":"Houhou-Fidouh","given":"Nadhira","non-dropping-particle":"","parse-names":false,"suffix":""}],"container-title":"Journal of Clinical Virology","id":"ITEM-1","issued":{"date-parts":[["2020","8","1"]]},"page":"104520","publisher":"Elsevier B.V.","title":"Evaluation of the RealStar® SARS-CoV-2 RT-PCR kit RUO performances and limit of detection","type":"article-journal","volume":"129"},"uris":["http://www.mendeley.com/documents/?uuid=cb21061d-1d2c-3dd1-b4fb-40c2868e43e1"]}],"mendeley":{"formattedCitation":"&lt;sup&gt;21&lt;/sup&gt;","plainTextFormattedCitation":"21","previouslyFormattedCitation":"&lt;sup&gt;21&lt;/sup&gt;"},"properties":{"noteIndex":0},"schema":"https://github.com/citation-style-language/schema/raw/master/csl-citation.json"}</w:instrText>
      </w:r>
      <w:r w:rsidR="007467C7" w:rsidRPr="75DB7D1A">
        <w:rPr>
          <w:rFonts w:eastAsiaTheme="minorEastAsia"/>
        </w:rPr>
        <w:fldChar w:fldCharType="separate"/>
      </w:r>
      <w:r w:rsidR="0089498D" w:rsidRPr="0089498D">
        <w:rPr>
          <w:rFonts w:eastAsiaTheme="minorEastAsia"/>
          <w:noProof/>
          <w:vertAlign w:val="superscript"/>
        </w:rPr>
        <w:t>21</w:t>
      </w:r>
      <w:r w:rsidR="007467C7" w:rsidRPr="75DB7D1A">
        <w:rPr>
          <w:rFonts w:eastAsiaTheme="minorEastAsia"/>
        </w:rPr>
        <w:fldChar w:fldCharType="end"/>
      </w:r>
      <w:r w:rsidR="00782B1D" w:rsidRPr="75DB7D1A">
        <w:rPr>
          <w:rFonts w:eastAsiaTheme="minorEastAsia"/>
        </w:rPr>
        <w:t xml:space="preserve">. </w:t>
      </w:r>
      <w:r w:rsidR="00963C98" w:rsidRPr="75DB7D1A">
        <w:rPr>
          <w:rFonts w:eastAsiaTheme="minorEastAsia"/>
        </w:rPr>
        <w:t xml:space="preserve">The value of 80% </w:t>
      </w:r>
      <w:r w:rsidR="00816D3E" w:rsidRPr="75DB7D1A">
        <w:rPr>
          <w:rFonts w:eastAsiaTheme="minorEastAsia"/>
        </w:rPr>
        <w:t xml:space="preserve">sensitivity at 10x dilution is estimated on the assumption that </w:t>
      </w:r>
      <w:r w:rsidR="004079F0" w:rsidRPr="75DB7D1A">
        <w:rPr>
          <w:rFonts w:eastAsiaTheme="minorEastAsia"/>
        </w:rPr>
        <w:t xml:space="preserve">the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oMath>
      <w:r w:rsidR="00962B4B" w:rsidRPr="75DB7D1A">
        <w:rPr>
          <w:rFonts w:eastAsiaTheme="minorEastAsia"/>
        </w:rPr>
        <w:t xml:space="preserve"> value will increase by 3.32</w:t>
      </w:r>
      <w:r w:rsidR="00B321AE" w:rsidRPr="75DB7D1A">
        <w:rPr>
          <w:rFonts w:eastAsiaTheme="minorEastAsia"/>
        </w:rPr>
        <w:t xml:space="preserve"> and that </w:t>
      </w:r>
      <w:r w:rsidR="00B321AE" w:rsidRPr="75DB7D1A">
        <w:rPr>
          <w:rFonts w:eastAsiaTheme="minorEastAsia"/>
        </w:rPr>
        <w:lastRenderedPageBreak/>
        <w:t xml:space="preserve">20% of the </w:t>
      </w:r>
      <w:r w:rsidR="00C54BE9" w:rsidRPr="75DB7D1A">
        <w:rPr>
          <w:rFonts w:eastAsiaTheme="minorEastAsia"/>
        </w:rPr>
        <w:t xml:space="preserve">values at 1x dilution will </w:t>
      </w:r>
      <w:r w:rsidR="00DF1350" w:rsidRPr="75DB7D1A">
        <w:rPr>
          <w:rFonts w:eastAsiaTheme="minorEastAsia"/>
        </w:rPr>
        <w:t xml:space="preserve">be shifted to be above the threshold of </w:t>
      </w:r>
      <w:r w:rsidR="001D57DB" w:rsidRPr="75DB7D1A">
        <w:rPr>
          <w:rFonts w:eastAsiaTheme="minorEastAsia"/>
        </w:rPr>
        <w:t>35 cycles</w:t>
      </w:r>
      <w:r w:rsidR="6EB6C948" w:rsidRPr="75DB7D1A">
        <w:rPr>
          <w:rFonts w:eastAsiaTheme="minorEastAsia"/>
        </w:rPr>
        <w:t xml:space="preserve"> (assuming 100% efficiency)</w:t>
      </w:r>
      <w:r w:rsidR="001D57DB" w:rsidRPr="75DB7D1A">
        <w:rPr>
          <w:rFonts w:eastAsiaTheme="minorEastAsia"/>
        </w:rPr>
        <w:t>.</w:t>
      </w:r>
    </w:p>
    <w:p w14:paraId="66EB49ED" w14:textId="20E113F3" w:rsidR="007F17BB" w:rsidRPr="00962B4B" w:rsidRDefault="00962B4B" w:rsidP="007F140D">
      <w:pPr>
        <w:rPr>
          <w:rFonts w:eastAsiaTheme="minorEastAsia"/>
        </w:rPr>
      </w:pPr>
      <w:r>
        <w:rPr>
          <w:rFonts w:eastAsiaTheme="minorEastAsia"/>
        </w:rPr>
        <w:t xml:space="preserve"> </w:t>
      </w:r>
    </w:p>
    <w:p w14:paraId="37EA275D" w14:textId="0A0780EE" w:rsidR="00707887" w:rsidRDefault="005F1382" w:rsidP="007F140D">
      <w:pPr>
        <w:rPr>
          <w:rFonts w:eastAsiaTheme="minorEastAsia"/>
        </w:rPr>
      </w:pPr>
      <w:r>
        <w:rPr>
          <w:rFonts w:eastAsiaTheme="minorEastAsia"/>
        </w:rPr>
        <w:t xml:space="preserve">In order to </w:t>
      </w:r>
      <w:r w:rsidR="007F140D">
        <w:rPr>
          <w:rFonts w:eastAsiaTheme="minorEastAsia"/>
        </w:rPr>
        <w:t xml:space="preserve">determine the distributions 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q,max</m:t>
            </m:r>
          </m:sub>
        </m:sSub>
      </m:oMath>
      <w:r w:rsidR="007F140D">
        <w:rPr>
          <w:rFonts w:eastAsiaTheme="minorEastAsia"/>
        </w:rPr>
        <w:t xml:space="preserve"> and </w:t>
      </w:r>
      <m:oMath>
        <m:r>
          <w:rPr>
            <w:rFonts w:ascii="Cambria Math" w:eastAsiaTheme="minorEastAsia" w:hAnsi="Cambria Math"/>
          </w:rPr>
          <m:t>E</m:t>
        </m:r>
      </m:oMath>
      <w:r w:rsidR="007F140D">
        <w:rPr>
          <w:rFonts w:eastAsiaTheme="minorEastAsia"/>
        </w:rPr>
        <w:t xml:space="preserve"> we assume that both are independently beta distributed</w:t>
      </w:r>
      <w:r w:rsidR="00707887">
        <w:rPr>
          <w:rFonts w:eastAsiaTheme="minorEastAsia"/>
        </w:rPr>
        <w:t xml:space="preserve"> such that</w:t>
      </w:r>
    </w:p>
    <w:p w14:paraId="49D2ACE5" w14:textId="735F1B4C" w:rsidR="00707887" w:rsidRDefault="00707887" w:rsidP="007F140D">
      <w:pPr>
        <w:rPr>
          <w:rFonts w:eastAsiaTheme="minorEastAsia"/>
        </w:rPr>
      </w:pPr>
    </w:p>
    <w:p w14:paraId="22A71F2F" w14:textId="47B43BEE" w:rsidR="00707887" w:rsidRPr="00A204E3" w:rsidRDefault="00FF4237" w:rsidP="007F140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r>
            <m:rPr>
              <m:sty m:val="p"/>
            </m:rPr>
            <w:rPr>
              <w:rFonts w:ascii="Cambria Math" w:eastAsiaTheme="minorEastAsia" w:hAnsi="Cambria Math"/>
            </w:rPr>
            <m:t>∼</m:t>
          </m:r>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e>
          </m:d>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q,upper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q,lower</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q,lower</m:t>
              </m:r>
            </m:sub>
          </m:sSub>
        </m:oMath>
      </m:oMathPara>
    </w:p>
    <w:p w14:paraId="66379839" w14:textId="77777777" w:rsidR="00707887" w:rsidRPr="00A204E3" w:rsidRDefault="00707887" w:rsidP="007F140D">
      <w:pPr>
        <w:rPr>
          <w:rFonts w:eastAsiaTheme="minorEastAsia"/>
        </w:rPr>
      </w:pPr>
    </w:p>
    <w:p w14:paraId="381CE282" w14:textId="472A77D5" w:rsidR="00707887" w:rsidRDefault="00707887" w:rsidP="007F140D">
      <w:pPr>
        <w:rPr>
          <w:rFonts w:eastAsiaTheme="minorEastAsia"/>
        </w:rPr>
      </w:pPr>
    </w:p>
    <w:p w14:paraId="434401B7" w14:textId="6F16A286" w:rsidR="00707887" w:rsidRDefault="00707887" w:rsidP="007F140D">
      <w:pPr>
        <w:rPr>
          <w:rFonts w:eastAsiaTheme="minorEastAsia"/>
        </w:rPr>
      </w:pPr>
      <w:r>
        <w:rPr>
          <w:rFonts w:eastAsiaTheme="minorEastAsia"/>
        </w:rPr>
        <w:t xml:space="preserve">and </w:t>
      </w:r>
    </w:p>
    <w:p w14:paraId="5EB81B99" w14:textId="6F4413F1" w:rsidR="00707887" w:rsidRPr="00F607E3" w:rsidRDefault="00FF4237" w:rsidP="007F140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m:rPr>
              <m:sty m:val="p"/>
            </m:rPr>
            <w:rPr>
              <w:rFonts w:ascii="Cambria Math" w:eastAsiaTheme="minorEastAsia" w:hAnsi="Cambria Math"/>
            </w:rPr>
            <m:t>∼</m:t>
          </m:r>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E</m:t>
                  </m:r>
                </m:sub>
              </m:sSub>
            </m:e>
          </m:d>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upper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lower</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lower</m:t>
              </m:r>
            </m:sub>
          </m:sSub>
        </m:oMath>
      </m:oMathPara>
    </w:p>
    <w:p w14:paraId="19F4A34C" w14:textId="77777777" w:rsidR="00707887" w:rsidRPr="00F607E3" w:rsidRDefault="00707887" w:rsidP="007F140D">
      <w:pPr>
        <w:rPr>
          <w:rFonts w:eastAsiaTheme="minorEastAsia"/>
        </w:rPr>
      </w:pPr>
    </w:p>
    <w:p w14:paraId="0F762A71" w14:textId="3429BBC8" w:rsidR="00707887" w:rsidRDefault="00707887" w:rsidP="007F140D">
      <w:pPr>
        <w:rPr>
          <w:rFonts w:eastAsiaTheme="minorEastAsia"/>
        </w:rPr>
      </w:pPr>
      <w:r>
        <w:rPr>
          <w:rFonts w:eastAsiaTheme="minorEastAsia"/>
        </w:rPr>
        <w:t>Following</w:t>
      </w:r>
      <w:r w:rsidR="005028CA">
        <w:rPr>
          <w:rFonts w:eastAsiaTheme="minorEastAsia"/>
        </w:rPr>
        <w:t xml:space="preserve"> Kudo </w:t>
      </w:r>
      <w:r w:rsidR="005028CA" w:rsidRPr="0038007F">
        <w:rPr>
          <w:rFonts w:eastAsiaTheme="minorEastAsia"/>
          <w:i/>
          <w:iCs/>
          <w:rPrChange w:id="27" w:author="Theil, Florence" w:date="2021-02-23T09:50:00Z">
            <w:rPr>
              <w:rFonts w:eastAsiaTheme="minorEastAsia"/>
            </w:rPr>
          </w:rPrChange>
        </w:rPr>
        <w:t>et al</w:t>
      </w:r>
      <w:ins w:id="28" w:author="Theil, Florence" w:date="2021-02-23T09:50:00Z">
        <w:r w:rsidR="0038007F" w:rsidRPr="0038007F">
          <w:rPr>
            <w:rFonts w:eastAsiaTheme="minorEastAsia"/>
            <w:i/>
            <w:iCs/>
            <w:rPrChange w:id="29" w:author="Theil, Florence" w:date="2021-02-23T09:50:00Z">
              <w:rPr>
                <w:rFonts w:eastAsiaTheme="minorEastAsia"/>
              </w:rPr>
            </w:rPrChange>
          </w:rPr>
          <w:t>.</w:t>
        </w:r>
      </w:ins>
      <w:r w:rsidR="005028CA">
        <w:rPr>
          <w:rFonts w:eastAsiaTheme="minorEastAsia"/>
        </w:rPr>
        <w:t xml:space="preserve"> (2020)</w:t>
      </w:r>
      <w:r w:rsidR="005028CA">
        <w:rPr>
          <w:rFonts w:eastAsiaTheme="minorEastAsia"/>
        </w:rPr>
        <w:fldChar w:fldCharType="begin" w:fldLock="1"/>
      </w:r>
      <w:r w:rsidR="00F11306">
        <w:rPr>
          <w:rFonts w:eastAsiaTheme="minorEastAsia"/>
        </w:rPr>
        <w:instrText>ADDIN CSL_CITATION {"citationItems":[{"id":"ITEM-1","itemData":{"DOI":"10.1371/JOURNAL.PBIO.3000867","ISSN":"15457885","PMID":"33027248","abstract":"The current quantitative reverse transcription PCR (RT-qPCR) assay recommended for severe acute respiratory syndrome coronavirus 2 (SARS-CoV-2) testing in the United States requires analysis of 3 genomic targets per sample: 2 viral and 1 host. To simplify testing and reduce the volume of required reagents, we devised a multiplex RT-qPCR assay to detect SARS-CoV-2 in a single reaction. We used existing N1, N2, and RP primer and probe sets by the Centers for Disease Control and Prevention, but substituted fluorophores to allow multiplexing of the assay. The cycle threshold (Ct) values of our multiplex RT-qPCR were comparable to those obtained by the single assay adapted for research purposes. Low copy numbers (≥500 copies/reaction) of SARS-CoV-2 RNA were consistently detected by the multiplex RT-qPCR. Our novel multiplex RT-qPCR improves upon current single diagnostics by saving reagents, costs, time, and labor.","author":[{"dropping-particle":"","family":"Kudo","given":"Eriko","non-dropping-particle":"","parse-names":false,"suffix":""},{"dropping-particle":"","family":"Israelow","given":"Benjamin","non-dropping-particle":"","parse-names":false,"suffix":""},{"dropping-particle":"","family":"Vogels","given":"Chantal B.F.","non-dropping-particle":"","parse-names":false,"suffix":""},{"dropping-particle":"","family":"Lu","given":"Peiwen","non-dropping-particle":"","parse-names":false,"suffix":""},{"dropping-particle":"","family":"Wyllie","given":"Anne L.","non-dropping-particle":"","parse-names":false,"suffix":""},{"dropping-particle":"","family":"Tokuyama","given":"Maria","non-dropping-particle":"","parse-names":false,"suffix":""},{"dropping-particle":"","family":"Venkataraman","given":"Arvind","non-dropping-particle":"","parse-names":false,"suffix":""},{"dropping-particle":"","family":"Brackney","given":"Doug E.","non-dropping-particle":"","parse-names":false,"suffix":""},{"dropping-particle":"","family":"Ott","given":"Isabel M.","non-dropping-particle":"","parse-names":false,"suffix":""},{"dropping-particle":"","family":"Petrone","given":"Mary E.","non-dropping-particle":"","parse-names":false,"suffix":""},{"dropping-particle":"","family":"Earnest","given":"Rebecca","non-dropping-particle":"","parse-names":false,"suffix":""},{"dropping-particle":"","family":"Lapidus","given":"Sarah","non-dropping-particle":"","parse-names":false,"suffix":""},{"dropping-particle":"","family":"Muenker","given":"M. Catherine","non-dropping-particle":"","parse-names":false,"suffix":""},{"dropping-particle":"","family":"Moore","given":"Adam J.","non-dropping-particle":"","parse-names":false,"suffix":""},{"dropping-particle":"","family":"Casanovas-Massana","given":"Arnau","non-dropping-particle":"","parse-names":false,"suffix":""},{"dropping-particle":"","family":"Omer","given":"Saad B.","non-dropping-particle":"","parse-names":false,"suffix":""},{"dropping-particle":"","family":"Cruz","given":"Charles S.Dela","non-dropping-particle":"","parse-names":false,"suffix":""},{"dropping-particle":"","family":"Farhadian","given":"Shelli F.","non-dropping-particle":"","parse-names":false,"suffix":""},{"dropping-particle":"","family":"Ko","given":"Albert I.","non-dropping-particle":"","parse-names":false,"suffix":""},{"dropping-particle":"","family":"Grubaugh","given":"Nathan D.","non-dropping-particle":"","parse-names":false,"suffix":""},{"dropping-particle":"","family":"Iwasaki","given":"Akiko","non-dropping-particle":"","parse-names":false,"suffix":""},{"dropping-particle":"","family":"Anastasio","given":"Kelly","non-dropping-particle":"","parse-names":false,"suffix":""},{"dropping-particle":"","family":"Askenase","given":"Michael H.","non-dropping-particle":"","parse-names":false,"suffix":""},{"dropping-particle":"","family":"Batsu","given":"Maria","non-dropping-particle":"","parse-names":false,"suffix":""},{"dropping-particle":"","family":"Bermejo","given":"Santos","non-dropping-particle":"","parse-names":false,"suffix":""},{"dropping-particle":"","family":"Bickerton","given":"Sean","non-dropping-particle":"","parse-names":false,"suffix":""},{"dropping-particle":"","family":"Brower","given":"Kristina","non-dropping-particle":"","parse-names":false,"suffix":""},{"dropping-particle":"","family":"Campbell","given":"Melissa","non-dropping-particle":"","parse-names":false,"suffix":""},{"dropping-particle":"","family":"Cao","given":"Yiyun","non-dropping-particle":"","parse-names":false,"suffix":""},{"dropping-particle":"","family":"Courchaine","given":"Edward","non-dropping-particle":"","parse-names":false,"suffix":""},{"dropping-particle":"","family":"Datta","given":"Rupak","non-dropping-particle":"","parse-names":false,"suffix":""},{"dropping-particle":"","family":"DeIuliis","given":"Giuseppe","non-dropping-particle":"","parse-names":false,"suffix":""},{"dropping-particle":"","family":"Geng","given":"Bertie","non-dropping-particle":"","parse-names":false,"suffix":""},{"dropping-particle":"","family":"Handoko","given":"Ryan","non-dropping-particle":"","parse-names":false,"suffix":""},{"dropping-particle":"","family":"Harden","given":"Christina","non-dropping-particle":"","parse-names":false,"suffix":""},{"dropping-particle":"","family":"Kalinich","given":"Chaney","non-dropping-particle":"","parse-names":false,"suffix":""},{"dropping-particle":"","family":"Khoury-Hanold","given":"William","non-dropping-particle":"","parse-names":false,"suffix":""},{"dropping-particle":"","family":"Kim","given":"Daniel","non-dropping-particle":"","parse-names":false,"suffix":""},{"dropping-particle":"","family":"Knaggs","given":"Lynda","non-dropping-particle":"","parse-names":false,"suffix":""},{"dropping-particle":"","family":"Kuang","given":"Maxine","non-dropping-particle":"","parse-names":false,"suffix":""},{"dropping-particle":"","family":"Lim","given":"Joseph","non-dropping-particle":"","parse-names":false,"suffix":""},{"dropping-particle":"","family":"Linehan","given":"Melissa","non-dropping-particle":"","parse-names":false,"suffix":""},{"dropping-particle":"","family":"Lu-Culligan","given":"Alice","non-dropping-particle":"","parse-names":false,"suffix":""},{"dropping-particle":"","family":"Martin","given":"Anjelica","non-dropping-particle":"","parse-names":false,"suffix":""},{"dropping-particle":"","family":"Matos","given":"Irene","non-dropping-particle":"","parse-names":false,"suffix":""},{"dropping-particle":"","family":"McDonald","given":"David","non-dropping-particle":"","parse-names":false,"suffix":""},{"dropping-particle":"","family":"Minasyan","given":"Maksym","non-dropping-particle":"","parse-names":false,"suffix":""},{"dropping-particle":"","family":"Muenker","given":"M. Catherine","non-dropping-particle":"","parse-names":false,"suffix":""},{"dropping-particle":"","family":"Nakahata","given":"Maura","non-dropping-particle":"","parse-names":false,"suffix":""},{"dropping-particle":"","family":"Naushad","given":"Nida","non-dropping-particle":"","parse-names":false,"suffix":""},{"dropping-particle":"","family":"Nelson","given":"Allison","non-dropping-particle":"","parse-names":false,"suffix":""},{"dropping-particle":"","family":"Nouws","given":"Jessica","non-dropping-particle":"","parse-names":false,"suffix":""},{"dropping-particle":"","family":"Obaid","given":"Abeer","non-dropping-particle":"","parse-names":false,"suffix":""},{"dropping-particle":"","family":"Park","given":"Annsea","non-dropping-particle":"","parse-names":false,"suffix":""},{"dropping-particle":"","family":"Park","given":"Hong Jai","non-dropping-particle":"","parse-names":false,"suffix":""},{"dropping-particle":"","family":"Peng","given":"Xiaohua","non-dropping-particle":"","parse-names":false,"suffix":""},{"dropping-particle":"","family":"Petrone","given":"Mary","non-dropping-particle":"","parse-names":false,"suffix":""},{"dropping-particle":"","family":"Prophet","given":"Sarah","non-dropping-particle":"","parse-names":false,"suffix":""},{"dropping-particle":"","family":"Rice","given":"Tyler","non-dropping-particle":"","parse-names":false,"suffix":""},{"dropping-particle":"","family":"Rose","given":"Kadi Ann","non-dropping-particle":"","parse-names":false,"suffix":""},{"dropping-particle":"","family":"Sewanan","given":"Lorenzo","non-dropping-particle":"","parse-names":false,"suffix":""},{"dropping-particle":"","family":"Sharma","given":"Lokesh","non-dropping-particle":"","parse-names":false,"suffix":""},{"dropping-particle":"","family":"Shepard","given":"Denise","non-dropping-particle":"","parse-names":false,"suffix":""},{"dropping-particle":"","family":"Simonov","given":"Michael","non-dropping-particle":"","parse-names":false,"suffix":""},{"dropping-particle":"","family":"Smolgovsky","given":"Mikhail","non-dropping-particle":"","parse-names":false,"suffix":""},{"dropping-particle":"","family":"Sonnert","given":"Nicole","non-dropping-particle":"","parse-names":false,"suffix":""},{"dropping-particle":"","family":"Strong","given":"Yvette","non-dropping-particle":"","parse-names":false,"suffix":""},{"dropping-particle":"","family":"Todeasa","given":"Codruta","non-dropping-particle":"","parse-names":false,"suffix":""},{"dropping-particle":"","family":"Valdez","given":"Jordan","non-dropping-particle":"","parse-names":false,"suffix":""},{"dropping-particle":"","family":"Velazquez","given":"Sofia","non-dropping-particle":"","parse-names":false,"suffix":""},{"dropping-particle":"","family":"Vijayakumar","given":"Pavithra","non-dropping-particle":"","parse-names":false,"suffix":""},{"dropping-particle":"","family":"Watkins","given":"Annie","non-dropping-particle":"","parse-names":false,"suffix":""},{"dropping-particle":"","family":"White","given":"Elizabeth B.","non-dropping-particle":"","parse-names":false,"suffix":""},{"dropping-particle":"","family":"Yang","given":"Yexin","non-dropping-particle":"","parse-names":false,"suffix":""}],"container-title":"PLoS Biology","id":"ITEM-1","issue":"10","issued":{"date-parts":[["2020","10","7"]]},"page":"e3000867","publisher":"Public Library of Science","title":"Detection of SARS-CoV-2 RNA by multiplex RTqPCR","type":"article-journal","volume":"18"},"uris":["http://www.mendeley.com/documents/?uuid=0d0dcc22-0768-3cc6-bae3-116253a645fc"]}],"mendeley":{"formattedCitation":"&lt;sup&gt;19&lt;/sup&gt;","plainTextFormattedCitation":"19","previouslyFormattedCitation":"&lt;sup&gt;19&lt;/sup&gt;"},"properties":{"noteIndex":0},"schema":"https://github.com/citation-style-language/schema/raw/master/csl-citation.json"}</w:instrText>
      </w:r>
      <w:r w:rsidR="005028CA">
        <w:rPr>
          <w:rFonts w:eastAsiaTheme="minorEastAsia"/>
        </w:rPr>
        <w:fldChar w:fldCharType="separate"/>
      </w:r>
      <w:r w:rsidR="0089498D" w:rsidRPr="0089498D">
        <w:rPr>
          <w:rFonts w:eastAsiaTheme="minorEastAsia"/>
          <w:noProof/>
          <w:vertAlign w:val="superscript"/>
        </w:rPr>
        <w:t>19</w:t>
      </w:r>
      <w:r w:rsidR="005028CA">
        <w:rPr>
          <w:rFonts w:eastAsiaTheme="minorEastAsia"/>
        </w:rPr>
        <w:fldChar w:fldCharType="end"/>
      </w:r>
      <w:r w:rsidR="005028CA">
        <w:rPr>
          <w:rFonts w:eastAsiaTheme="minorEastAsia"/>
        </w:rPr>
        <w:t xml:space="preserve"> and </w:t>
      </w:r>
      <w:proofErr w:type="spellStart"/>
      <w:r w:rsidR="005028CA">
        <w:rPr>
          <w:rFonts w:eastAsiaTheme="minorEastAsia"/>
        </w:rPr>
        <w:t>Vogels</w:t>
      </w:r>
      <w:proofErr w:type="spellEnd"/>
      <w:r w:rsidR="005028CA">
        <w:rPr>
          <w:rFonts w:eastAsiaTheme="minorEastAsia"/>
        </w:rPr>
        <w:t xml:space="preserve"> </w:t>
      </w:r>
      <w:r w:rsidR="005028CA" w:rsidRPr="0038007F">
        <w:rPr>
          <w:rFonts w:eastAsiaTheme="minorEastAsia"/>
          <w:i/>
          <w:iCs/>
          <w:rPrChange w:id="30" w:author="Theil, Florence" w:date="2021-02-23T09:50:00Z">
            <w:rPr>
              <w:rFonts w:eastAsiaTheme="minorEastAsia"/>
            </w:rPr>
          </w:rPrChange>
        </w:rPr>
        <w:t>et al</w:t>
      </w:r>
      <w:ins w:id="31" w:author="Theil, Florence" w:date="2021-02-23T09:50:00Z">
        <w:r w:rsidR="0038007F" w:rsidRPr="0038007F">
          <w:rPr>
            <w:rFonts w:eastAsiaTheme="minorEastAsia"/>
            <w:i/>
            <w:iCs/>
            <w:rPrChange w:id="32" w:author="Theil, Florence" w:date="2021-02-23T09:50:00Z">
              <w:rPr>
                <w:rFonts w:eastAsiaTheme="minorEastAsia"/>
              </w:rPr>
            </w:rPrChange>
          </w:rPr>
          <w:t>.</w:t>
        </w:r>
      </w:ins>
      <w:r w:rsidR="005028CA">
        <w:rPr>
          <w:rFonts w:eastAsiaTheme="minorEastAsia"/>
        </w:rPr>
        <w:t xml:space="preserve"> (2020)</w:t>
      </w:r>
      <w:r w:rsidR="005028CA">
        <w:rPr>
          <w:rFonts w:eastAsiaTheme="minorEastAsia"/>
        </w:rPr>
        <w:fldChar w:fldCharType="begin" w:fldLock="1"/>
      </w:r>
      <w:r w:rsidR="00355D6A">
        <w:rPr>
          <w:rFonts w:eastAsiaTheme="minorEastAsia"/>
        </w:rPr>
        <w:instrText>ADDIN CSL_CITATION {"citationItems":[{"id":"ITEM-1","itemData":{"DOI":"10.1038/s41564-020-0761-6","ISSN":"20585276","PMID":"32651556","abstract":"The recent spread of severe acute respiratory syndrome coronavirus 2 (SARS-CoV-2) exemplifies the critical need for accurate and rapid diagnostic assays to prompt clinical and public health interventions. Currently, several quantitative reverse transcription–PCR (RT–qPCR) assays are being used by clinical, research and public health laboratories. However, it is currently unclear whether results from different tests are comparable. Our goal was to make independent evaluations of primer–probe sets used in four common SARS-CoV-2 diagnostic assays. From our comparisons of RT–qPCR analytical efficiency and sensitivity, we show that all primer–probe sets can be used to detect SARS-CoV-2 at 500 viral RNA copies per reaction. The exception for this is the RdRp-SARSr (Charité) confirmatory primer–probe set which has low sensitivity, probably due to a mismatch to circulating SARS-CoV-2 in the reverse primer. We did not find evidence for background amplification with pre-COVID-19 samples or recent SARS-CoV-2 evolution decreasing sensitivity. Our recommendation for SARS-CoV-2 diagnostic testing is to select an assay with high sensitivity and that is regionally used, to ease comparability between outcomes.","author":[{"dropping-particle":"","family":"Vogels","given":"Chantal B.F.","non-dropping-particle":"","parse-names":false,"suffix":""},{"dropping-particle":"","family":"Brito","given":"Anderson F.","non-dropping-particle":"","parse-names":false,"suffix":""},{"dropping-particle":"","family":"Wyllie","given":"Anne L.","non-dropping-particle":"","parse-names":false,"suffix":""},{"dropping-particle":"","family":"Fauver","given":"Joseph R.","non-dropping-particle":"","parse-names":false,"suffix":""},{"dropping-particle":"","family":"Ott","given":"Isabel M.","non-dropping-particle":"","parse-names":false,"suffix":""},{"dropping-particle":"","family":"Kalinich","given":"Chaney C.","non-dropping-particle":"","parse-names":false,"suffix":""},{"dropping-particle":"","family":"Petrone","given":"Mary E.","non-dropping-particle":"","parse-names":false,"suffix":""},{"dropping-particle":"","family":"Casanovas-Massana","given":"Arnau","non-dropping-particle":"","parse-names":false,"suffix":""},{"dropping-particle":"","family":"Catherine Muenker","given":"M.","non-dropping-particle":"","parse-names":false,"suffix":""},{"dropping-particle":"","family":"Moore","given":"Adam J.","non-dropping-particle":"","parse-names":false,"suffix":""},{"dropping-particle":"","family":"Klein","given":"Jonathan","non-dropping-particle":"","parse-names":false,"suffix":""},{"dropping-particle":"","family":"Lu","given":"Peiwen","non-dropping-particle":"","parse-names":false,"suffix":""},{"dropping-particle":"","family":"Lu-Culligan","given":"Alice","non-dropping-particle":"","parse-names":false,"suffix":""},{"dropping-particle":"","family":"Jiang","given":"Xiaodong","non-dropping-particle":"","parse-names":false,"suffix":""},{"dropping-particle":"","family":"Kim","given":"Daniel J.","non-dropping-particle":"","parse-names":false,"suffix":""},{"dropping-particle":"","family":"Kudo","given":"Eriko","non-dropping-particle":"","parse-names":false,"suffix":""},{"dropping-particle":"","family":"Mao","given":"Tianyang","non-dropping-particle":"","parse-names":false,"suffix":""},{"dropping-particle":"","family":"Moriyama","given":"Miyu","non-dropping-particle":"","parse-names":false,"suffix":""},{"dropping-particle":"","family":"Oh","given":"Ji Eun","non-dropping-particle":"","parse-names":false,"suffix":""},{"dropping-particle":"","family":"Park","given":"Annsea","non-dropping-particle":"","parse-names":false,"suffix":""},{"dropping-particle":"","family":"Silva","given":"Julio","non-dropping-particle":"","parse-names":false,"suffix":""},{"dropping-particle":"","family":"Song","given":"Eric","non-dropping-particle":"","parse-names":false,"suffix":""},{"dropping-particle":"","family":"Takahashi","given":"Takehiro","non-dropping-particle":"","parse-names":false,"suffix":""},{"dropping-particle":"","family":"Taura","given":"Manabu","non-dropping-particle":"","parse-names":false,"suffix":""},{"dropping-particle":"","family":"Tokuyama","given":"Maria","non-dropping-particle":"","parse-names":false,"suffix":""},{"dropping-particle":"","family":"Venkataraman","given":"Arvind","non-dropping-particle":"","parse-names":false,"suffix":""},{"dropping-particle":"El","family":"Weizman","given":"Orr","non-dropping-particle":"","parse-names":false,"suffix":""},{"dropping-particle":"","family":"Wong","given":"Patrick","non-dropping-particle":"","parse-names":false,"suffix":""},{"dropping-particle":"","family":"Yang","given":"Yexin","non-dropping-particle":"","parse-names":false,"suffix":""},{"dropping-particle":"","family":"Cheemarla","given":"Nagarjuna R.","non-dropping-particle":"","parse-names":false,"suffix":""},{"dropping-particle":"","family":"White","given":"Elizabeth B.","non-dropping-particle":"","parse-names":false,"suffix":""},{"dropping-particle":"","family":"Lapidus","given":"Sarah","non-dropping-particle":"","parse-names":false,"suffix":""},{"dropping-particle":"","family":"Earnest","given":"Rebecca","non-dropping-particle":"","parse-names":false,"suffix":""},{"dropping-particle":"","family":"Geng","given":"Bertie","non-dropping-particle":"","parse-names":false,"suffix":""},{"dropping-particle":"","family":"Vijayakumar","given":"Pavithra","non-dropping-particle":"","parse-names":false,"suffix":""},{"dropping-particle":"","family":"Odio","given":"Camila","non-dropping-particle":"","parse-names":false,"suffix":""},{"dropping-particle":"","family":"Fournier","given":"John","non-dropping-particle":"","parse-names":false,"suffix":""},{"dropping-particle":"","family":"Bermejo","given":"Santos","non-dropping-particle":"","parse-names":false,"suffix":""},{"dropping-particle":"","family":"Farhadian","given":"Shelli","non-dropping-particle":"","parse-names":false,"suffix":""},{"dropping-particle":"","family":"Cruz","given":"Charles S.","non-dropping-particle":"Dela","parse-names":false,"suffix":""},{"dropping-particle":"","family":"Iwasaki","given":"Akiko","non-dropping-particle":"","parse-names":false,"suffix":""},{"dropping-particle":"","family":"Ko","given":"Albert I.","non-dropping-particle":"","parse-names":false,"suffix":""},{"dropping-particle":"","family":"Landry","given":"Marie L.","non-dropping-particle":"","parse-names":false,"suffix":""},{"dropping-particle":"","family":"Foxman","given":"Ellen F.","non-dropping-particle":"","parse-names":false,"suffix":""},{"dropping-particle":"","family":"Grubaugh","given":"Nathan D.","non-dropping-particle":"","parse-names":false,"suffix":""}],"container-title":"Nature Microbiology","id":"ITEM-1","issue":"10","issued":{"date-parts":[["2020","10","1"]]},"page":"1299-1305","publisher":"Nature Research","title":"Analytical sensitivity and efficiency comparisons of SARS-CoV-2 RT–qPCR primer–probe sets","type":"article-journal","volume":"5"},"uris":["http://www.mendeley.com/documents/?uuid=aecf5aa7-327d-3a82-819f-09e98e4f2666"]}],"mendeley":{"formattedCitation":"&lt;sup&gt;6&lt;/sup&gt;","plainTextFormattedCitation":"6","previouslyFormattedCitation":"&lt;sup&gt;6&lt;/sup&gt;"},"properties":{"noteIndex":0},"schema":"https://github.com/citation-style-language/schema/raw/master/csl-citation.json"}</w:instrText>
      </w:r>
      <w:r w:rsidR="005028CA">
        <w:rPr>
          <w:rFonts w:eastAsiaTheme="minorEastAsia"/>
        </w:rPr>
        <w:fldChar w:fldCharType="separate"/>
      </w:r>
      <w:r w:rsidR="005028CA" w:rsidRPr="005028CA">
        <w:rPr>
          <w:rFonts w:eastAsiaTheme="minorEastAsia"/>
          <w:noProof/>
          <w:vertAlign w:val="superscript"/>
        </w:rPr>
        <w:t>6</w:t>
      </w:r>
      <w:r w:rsidR="005028CA">
        <w:rPr>
          <w:rFonts w:eastAsiaTheme="minorEastAsia"/>
        </w:rPr>
        <w:fldChar w:fldCharType="end"/>
      </w:r>
      <w:r>
        <w:rPr>
          <w:rFonts w:eastAsiaTheme="minorEastAsia"/>
        </w:rPr>
        <w:t xml:space="preserve"> we fix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upper</m:t>
            </m:r>
          </m:sub>
        </m:sSub>
        <m:r>
          <w:rPr>
            <w:rFonts w:ascii="Cambria Math" w:eastAsiaTheme="minorEastAsia" w:hAnsi="Cambria Math"/>
          </w:rPr>
          <m:t>=</m:t>
        </m:r>
        <m:r>
          <m:rPr>
            <m:sty m:val="p"/>
          </m:rPr>
          <w:rPr>
            <w:rFonts w:ascii="Cambria Math" w:eastAsiaTheme="minorEastAsia" w:hAnsi="Cambria Math"/>
          </w:rPr>
          <m:t>1.4</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lower</m:t>
            </m:r>
          </m:sub>
        </m:sSub>
        <m:r>
          <w:rPr>
            <w:rFonts w:ascii="Cambria Math" w:eastAsiaTheme="minorEastAsia" w:hAnsi="Cambria Math"/>
          </w:rPr>
          <m:t>=0.9</m:t>
        </m:r>
      </m:oMath>
      <w:r>
        <w:rPr>
          <w:rFonts w:eastAsiaTheme="minorEastAsia"/>
        </w:rPr>
        <w:t>,</w:t>
      </w:r>
      <w:r w:rsidR="00A265A0">
        <w:rPr>
          <w:rFonts w:eastAsiaTheme="minorEastAsia"/>
        </w:rPr>
        <w:t xml:space="preserve"> </w:t>
      </w:r>
      <w:r w:rsidR="005C5632">
        <w:rPr>
          <w:rFonts w:eastAsiaTheme="minorEastAsia"/>
        </w:rPr>
        <w:t xml:space="preserve">but </w:t>
      </w:r>
      <w:r>
        <w:rPr>
          <w:rFonts w:eastAsiaTheme="minorEastAsia"/>
        </w:rPr>
        <w:t xml:space="preserve">we must determine values of </w:t>
      </w:r>
      <m:oMath>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q,upper</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q,lower</m:t>
            </m:r>
          </m:sub>
        </m:sSub>
      </m:oMath>
      <w:r>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E</m:t>
            </m:r>
          </m:sub>
        </m:sSub>
      </m:oMath>
      <w:r>
        <w:rPr>
          <w:rFonts w:eastAsiaTheme="minorEastAs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E</m:t>
            </m:r>
          </m:sub>
        </m:sSub>
      </m:oMath>
      <w:r>
        <w:rPr>
          <w:rFonts w:eastAsiaTheme="minorEastAsia"/>
        </w:rPr>
        <w:t xml:space="preserve"> to satisfy the conditions stated above. </w:t>
      </w:r>
      <w:r w:rsidR="001673CB">
        <w:rPr>
          <w:rFonts w:eastAsiaTheme="minorEastAsia"/>
        </w:rPr>
        <w:t>To achieve this</w:t>
      </w:r>
      <w:ins w:id="33" w:author="Theil, Florence" w:date="2021-02-23T09:50:00Z">
        <w:r w:rsidR="0065717E">
          <w:rPr>
            <w:rFonts w:eastAsiaTheme="minorEastAsia"/>
          </w:rPr>
          <w:t>,</w:t>
        </w:r>
      </w:ins>
      <w:r w:rsidR="001673CB">
        <w:rPr>
          <w:rFonts w:eastAsiaTheme="minorEastAsia"/>
        </w:rPr>
        <w:t xml:space="preserve"> we use a general optimisation function which performs the following procedure</w:t>
      </w:r>
    </w:p>
    <w:p w14:paraId="1E48D0C1" w14:textId="6A7D4D2F" w:rsidR="001673CB" w:rsidRDefault="001673CB" w:rsidP="007F140D">
      <w:pPr>
        <w:rPr>
          <w:rFonts w:eastAsiaTheme="minorEastAsia"/>
        </w:rPr>
      </w:pPr>
    </w:p>
    <w:p w14:paraId="6406F271" w14:textId="7C277FE0" w:rsidR="001673CB" w:rsidRPr="00F607E3" w:rsidRDefault="001673CB" w:rsidP="001673CB">
      <w:pPr>
        <w:pStyle w:val="ListParagraph"/>
        <w:numPr>
          <w:ilvl w:val="0"/>
          <w:numId w:val="3"/>
        </w:numPr>
        <w:rPr>
          <w:rFonts w:eastAsiaTheme="minorEastAsia"/>
        </w:rPr>
      </w:pPr>
      <w:r w:rsidRPr="00F607E3">
        <w:rPr>
          <w:rFonts w:eastAsiaTheme="minorEastAsia"/>
        </w:rPr>
        <w:t xml:space="preserve">Sample values of </w:t>
      </w:r>
      <m:oMath>
        <m:sSub>
          <m:sSubPr>
            <m:ctrlPr>
              <w:rPr>
                <w:rFonts w:ascii="Cambria Math" w:hAnsi="Cambria Math"/>
                <w:i/>
              </w:rPr>
            </m:ctrlPr>
          </m:sSubPr>
          <m:e>
            <m:r>
              <w:rPr>
                <w:rFonts w:ascii="Cambria Math" w:hAnsi="Cambria Math"/>
              </w:rPr>
              <m:t>C</m:t>
            </m:r>
          </m:e>
          <m:sub>
            <m:r>
              <w:rPr>
                <w:rFonts w:ascii="Cambria Math" w:hAnsi="Cambria Math"/>
              </w:rPr>
              <m:t>q,i,max</m:t>
            </m:r>
          </m:sub>
        </m:sSub>
      </m:oMath>
      <w:r w:rsidRPr="00F607E3">
        <w:rPr>
          <w:rFonts w:eastAsiaTheme="minorEastAsia"/>
        </w:rPr>
        <w:t xml:space="preserve"> for 500</w:t>
      </w:r>
      <w:r w:rsidR="00794FFF">
        <w:rPr>
          <w:rFonts w:eastAsiaTheme="minorEastAsia"/>
        </w:rPr>
        <w:t>,</w:t>
      </w:r>
      <w:r w:rsidRPr="00F607E3">
        <w:rPr>
          <w:rFonts w:eastAsiaTheme="minorEastAsia"/>
        </w:rPr>
        <w:t xml:space="preserve">000 individuals </w:t>
      </w:r>
      <w:r w:rsidR="00DB0E83">
        <w:rPr>
          <w:rFonts w:eastAsiaTheme="minorEastAsia"/>
        </w:rPr>
        <w:t>(</w:t>
      </w:r>
      <w:r w:rsidR="00487A71">
        <w:rPr>
          <w:rFonts w:eastAsiaTheme="minorEastAsia"/>
        </w:rPr>
        <w:t xml:space="preserve">an arbitrarily large number </w:t>
      </w:r>
      <w:r w:rsidR="00DB0E83">
        <w:rPr>
          <w:rFonts w:eastAsiaTheme="minorEastAsia"/>
        </w:rPr>
        <w:t>to reduce sampling error)</w:t>
      </w:r>
      <w:r w:rsidRPr="00F607E3">
        <w:rPr>
          <w:rFonts w:eastAsiaTheme="minorEastAsia"/>
        </w:rPr>
        <w:t xml:space="preserve"> </w:t>
      </w:r>
      <w:r>
        <w:rPr>
          <w:rFonts w:eastAsiaTheme="minorEastAsia"/>
        </w:rPr>
        <w:t xml:space="preserve">for a set of values for </w:t>
      </w:r>
      <m:oMath>
        <m:sSub>
          <m:sSubPr>
            <m:ctrlPr>
              <w:rPr>
                <w:rFonts w:ascii="Cambria Math" w:eastAsiaTheme="minorEastAsia" w:hAnsi="Cambria Math"/>
                <w:i/>
              </w:rPr>
            </m:ctrlPr>
          </m:sSubPr>
          <m:e>
            <m:r>
              <w:rPr>
                <w:rFonts w:ascii="Cambria Math" w:eastAsiaTheme="minorEastAsia" w:hAnsi="Cambria Math"/>
              </w:rPr>
              <m:t>α</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q,upper</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q,lower</m:t>
            </m:r>
          </m:sub>
        </m:sSub>
      </m:oMath>
    </w:p>
    <w:p w14:paraId="1DB5027B" w14:textId="757C2F64" w:rsidR="001673CB" w:rsidRDefault="001673CB" w:rsidP="001673CB">
      <w:pPr>
        <w:pStyle w:val="ListParagraph"/>
        <w:numPr>
          <w:ilvl w:val="0"/>
          <w:numId w:val="3"/>
        </w:numPr>
        <w:rPr>
          <w:rFonts w:eastAsiaTheme="minorEastAsia"/>
        </w:rPr>
      </w:pPr>
      <w:r>
        <w:rPr>
          <w:rFonts w:eastAsiaTheme="minorEastAsia"/>
        </w:rPr>
        <w:t xml:space="preserve">Sample values of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 for a set of values for </w:t>
      </w:r>
      <m:oMath>
        <m:sSub>
          <m:sSubPr>
            <m:ctrlPr>
              <w:rPr>
                <w:rFonts w:ascii="Cambria Math" w:eastAsiaTheme="minorEastAsia" w:hAnsi="Cambria Math"/>
                <w:i/>
              </w:rPr>
            </m:ctrlPr>
          </m:sSubPr>
          <m:e>
            <m: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E</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E</m:t>
            </m:r>
          </m:sub>
        </m:sSub>
      </m:oMath>
    </w:p>
    <w:p w14:paraId="75032312" w14:textId="1261AB37" w:rsidR="001673CB" w:rsidRPr="00F607E3" w:rsidRDefault="001673CB" w:rsidP="001673CB">
      <w:pPr>
        <w:pStyle w:val="ListParagraph"/>
        <w:numPr>
          <w:ilvl w:val="0"/>
          <w:numId w:val="3"/>
        </w:numPr>
        <w:rPr>
          <w:rFonts w:eastAsiaTheme="minorEastAsia"/>
        </w:rPr>
      </w:pPr>
      <w:r>
        <w:rPr>
          <w:rFonts w:eastAsiaTheme="minorEastAsia"/>
        </w:rPr>
        <w:t xml:space="preserve">Calculate the viral load per individual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r>
          <m:rPr>
            <m:lit/>
          </m:rP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q,i,max</m:t>
                </m:r>
              </m:sub>
            </m:sSub>
          </m:sup>
        </m:sSup>
      </m:oMath>
      <w:r>
        <w:rPr>
          <w:rFonts w:eastAsiaTheme="minorEastAsia"/>
        </w:rPr>
        <w:t xml:space="preserve"> where the reference value </w:t>
      </w:r>
      <m:oMath>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Pr>
          <w:rFonts w:eastAsiaTheme="minorEastAsia"/>
        </w:rPr>
        <w:t xml:space="preserve"> is set to 1 arbitrarily</w:t>
      </w:r>
    </w:p>
    <w:p w14:paraId="02780E7F" w14:textId="47F213C1" w:rsidR="00096FB0" w:rsidRPr="00F607E3" w:rsidRDefault="00096FB0" w:rsidP="001673CB">
      <w:pPr>
        <w:pStyle w:val="ListParagraph"/>
        <w:numPr>
          <w:ilvl w:val="0"/>
          <w:numId w:val="3"/>
        </w:numPr>
        <w:rPr>
          <w:rFonts w:eastAsiaTheme="minorEastAsia"/>
        </w:rPr>
      </w:pPr>
      <w:r>
        <w:rPr>
          <w:rFonts w:eastAsiaTheme="minorEastAsia"/>
        </w:rPr>
        <w:t xml:space="preserve">Calculate the viral load in the sample after 10x dilution by dividing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i,0</m:t>
            </m:r>
          </m:sub>
        </m:sSub>
        <m:d>
          <m:dPr>
            <m:ctrlPr>
              <w:rPr>
                <w:rFonts w:ascii="Cambria Math" w:eastAsiaTheme="minorEastAsia" w:hAnsi="Cambria Math"/>
              </w:rPr>
            </m:ctrlPr>
          </m:dPr>
          <m:e>
            <m:r>
              <m:rPr>
                <m:sty m:val="p"/>
              </m:rPr>
              <w:rPr>
                <w:rFonts w:ascii="Cambria Math" w:eastAsiaTheme="minorEastAsia" w:hAnsi="Cambria Math"/>
              </w:rPr>
              <m:t>D=10</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i,max</m:t>
            </m:r>
          </m:sub>
        </m:sSub>
        <m:r>
          <m:rPr>
            <m:lit/>
          </m:rPr>
          <w:rPr>
            <w:rFonts w:ascii="Cambria Math" w:eastAsiaTheme="minorEastAsia" w:hAnsi="Cambria Math"/>
          </w:rPr>
          <m:t>/</m:t>
        </m:r>
        <m:r>
          <w:rPr>
            <w:rFonts w:ascii="Cambria Math" w:eastAsiaTheme="minorEastAsia" w:hAnsi="Cambria Math"/>
          </w:rPr>
          <m:t>10</m:t>
        </m:r>
      </m:oMath>
    </w:p>
    <w:p w14:paraId="6A0123D2" w14:textId="2CECA47D" w:rsidR="00096FB0" w:rsidRPr="00F607E3" w:rsidRDefault="00096FB0" w:rsidP="001673CB">
      <w:pPr>
        <w:pStyle w:val="ListParagraph"/>
        <w:numPr>
          <w:ilvl w:val="0"/>
          <w:numId w:val="3"/>
        </w:numPr>
        <w:rPr>
          <w:rFonts w:eastAsiaTheme="minorEastAsia"/>
        </w:rPr>
      </w:pPr>
      <w:r>
        <w:rPr>
          <w:rFonts w:eastAsiaTheme="minorEastAsia"/>
        </w:rPr>
        <w:t xml:space="preserve">Calculate the resultant expected </w:t>
      </w:r>
      <m:oMath>
        <m:sSub>
          <m:sSubPr>
            <m:ctrlPr>
              <w:rPr>
                <w:rFonts w:ascii="Cambria Math" w:eastAsiaTheme="minorEastAsia" w:hAnsi="Cambria Math"/>
              </w:rPr>
            </m:ctrlPr>
          </m:sSubPr>
          <m:e>
            <m:r>
              <m:rPr>
                <m:sty m:val="p"/>
              </m:rPr>
              <w:rPr>
                <w:rFonts w:ascii="Cambria Math" w:eastAsiaTheme="minorEastAsia" w:hAnsi="Cambria Math"/>
              </w:rPr>
              <m:t>C</m:t>
            </m:r>
          </m:e>
          <m:sub>
            <m:sSub>
              <m:sSubPr>
                <m:ctrlPr>
                  <w:rPr>
                    <w:rFonts w:ascii="Cambria Math" w:eastAsiaTheme="minorEastAsia" w:hAnsi="Cambria Math"/>
                  </w:rPr>
                </m:ctrlPr>
              </m:sSubPr>
              <m:e>
                <m:r>
                  <m:rPr>
                    <m:sty m:val="p"/>
                  </m:rPr>
                  <w:rPr>
                    <w:rFonts w:ascii="Cambria Math" w:eastAsiaTheme="minorEastAsia" w:hAnsi="Cambria Math"/>
                  </w:rPr>
                  <m:t>q,</m:t>
                </m:r>
              </m:e>
              <m:sub>
                <m:r>
                  <m:rPr>
                    <m:sty m:val="p"/>
                  </m:rPr>
                  <w:rPr>
                    <w:rFonts w:ascii="Cambria Math" w:eastAsiaTheme="minorEastAsia" w:hAnsi="Cambria Math"/>
                  </w:rPr>
                  <m:t>i,max</m:t>
                </m:r>
              </m:sub>
            </m:sSub>
          </m:sub>
        </m:sSub>
        <m:d>
          <m:dPr>
            <m:ctrlPr>
              <w:rPr>
                <w:rFonts w:ascii="Cambria Math" w:eastAsiaTheme="minorEastAsia" w:hAnsi="Cambria Math"/>
              </w:rPr>
            </m:ctrlPr>
          </m:dPr>
          <m:e>
            <m:r>
              <m:rPr>
                <m:sty m:val="p"/>
              </m:rPr>
              <w:rPr>
                <w:rFonts w:ascii="Cambria Math" w:eastAsiaTheme="minorEastAsia" w:hAnsi="Cambria Math"/>
              </w:rPr>
              <m:t>D=10</m:t>
            </m:r>
          </m:e>
        </m:d>
        <m:r>
          <m:rPr>
            <m:sty m:val="p"/>
          </m:rPr>
          <w:rPr>
            <w:rFonts w:ascii="Cambria Math" w:eastAsiaTheme="minorEastAsia"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r>
                      <m:rPr>
                        <m:lit/>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i,max</m:t>
                        </m:r>
                      </m:sub>
                    </m:sSub>
                    <m:d>
                      <m:dPr>
                        <m:ctrlPr>
                          <w:rPr>
                            <w:rFonts w:ascii="Cambria Math" w:hAnsi="Cambria Math"/>
                            <w:i/>
                          </w:rPr>
                        </m:ctrlPr>
                      </m:dPr>
                      <m:e>
                        <m:r>
                          <w:rPr>
                            <w:rFonts w:ascii="Cambria Math" w:hAnsi="Cambria Math"/>
                          </w:rPr>
                          <m:t>D=10</m:t>
                        </m:r>
                      </m:e>
                    </m:d>
                  </m:e>
                </m:d>
              </m:e>
            </m:func>
            <m:ctrlPr>
              <w:rPr>
                <w:rFonts w:ascii="Cambria Math" w:hAnsi="Cambria Math"/>
                <w:i/>
              </w:rPr>
            </m:ctrlPr>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rPr>
                          <m:t>i</m:t>
                        </m:r>
                      </m:sub>
                    </m:sSub>
                  </m:e>
                </m:d>
              </m:e>
            </m:func>
            <m:ctrlPr>
              <w:rPr>
                <w:rFonts w:ascii="Cambria Math" w:hAnsi="Cambria Math"/>
                <w:i/>
              </w:rPr>
            </m:ctrlPr>
          </m:den>
        </m:f>
      </m:oMath>
    </w:p>
    <w:p w14:paraId="2CAE9C00" w14:textId="5E0159AE" w:rsidR="00096FB0" w:rsidRPr="00F607E3" w:rsidRDefault="00096FB0" w:rsidP="001673CB">
      <w:pPr>
        <w:pStyle w:val="ListParagraph"/>
        <w:numPr>
          <w:ilvl w:val="0"/>
          <w:numId w:val="3"/>
        </w:numPr>
        <w:rPr>
          <w:rFonts w:eastAsiaTheme="minorEastAsia"/>
        </w:rPr>
      </w:pPr>
      <w:r>
        <w:rPr>
          <w:rFonts w:eastAsiaTheme="minorEastAsia"/>
        </w:rPr>
        <w:t xml:space="preserve">Calculate the loss function </w:t>
      </w:r>
      <m:oMath>
        <m:r>
          <w:rPr>
            <w:rFonts w:ascii="Cambria Math" w:eastAsiaTheme="minorEastAsia" w:hAnsi="Cambria Math"/>
          </w:rPr>
          <m:t>L = (P</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q,i,max</m:t>
                </m:r>
              </m:sub>
            </m:sSub>
            <m:r>
              <w:rPr>
                <w:rFonts w:ascii="Cambria Math" w:eastAsiaTheme="minorEastAsia" w:hAnsi="Cambria Math"/>
              </w:rPr>
              <m:t>(D=10) – S(D=10))</m:t>
            </m:r>
          </m:e>
          <m:sup>
            <m:r>
              <w:rPr>
                <w:rFonts w:ascii="Cambria Math" w:eastAsiaTheme="minorEastAsia" w:hAnsi="Cambria Math"/>
              </w:rPr>
              <m:t>2</m:t>
            </m:r>
          </m:sup>
        </m:sSup>
        <m:r>
          <w:rPr>
            <w:rFonts w:ascii="Cambria Math" w:eastAsiaTheme="minorEastAsia" w:hAnsi="Cambria Math"/>
          </w:rPr>
          <m:t xml:space="preserve"> + (P</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i,max</m:t>
                        </m:r>
                      </m:sub>
                    </m:sSub>
                  </m:sub>
                </m:sSub>
                <m:d>
                  <m:dPr>
                    <m:ctrlPr>
                      <w:rPr>
                        <w:rFonts w:ascii="Cambria Math" w:eastAsiaTheme="minorEastAsia" w:hAnsi="Cambria Math"/>
                        <w:i/>
                      </w:rPr>
                    </m:ctrlPr>
                  </m:dPr>
                  <m:e>
                    <m:r>
                      <w:rPr>
                        <w:rFonts w:ascii="Cambria Math" w:eastAsiaTheme="minorEastAsia" w:hAnsi="Cambria Math"/>
                      </w:rPr>
                      <m:t>D=1</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D=1</m:t>
                    </m:r>
                  </m:e>
                </m:d>
              </m:e>
            </m:d>
          </m:e>
          <m:sup>
            <m:r>
              <w:rPr>
                <w:rFonts w:ascii="Cambria Math" w:eastAsiaTheme="minorEastAsia" w:hAnsi="Cambria Math"/>
              </w:rPr>
              <m:t>2</m:t>
            </m:r>
          </m:sup>
        </m:sSup>
      </m:oMath>
    </w:p>
    <w:p w14:paraId="34C12CB2" w14:textId="39C5FD74" w:rsidR="001C7CA1" w:rsidRPr="00F607E3" w:rsidRDefault="001C7CA1" w:rsidP="00F607E3">
      <w:pPr>
        <w:pStyle w:val="ListParagraph"/>
        <w:numPr>
          <w:ilvl w:val="0"/>
          <w:numId w:val="3"/>
        </w:numPr>
        <w:rPr>
          <w:rFonts w:eastAsiaTheme="minorEastAsia"/>
        </w:rPr>
      </w:pPr>
      <w:r>
        <w:rPr>
          <w:rFonts w:eastAsiaTheme="minorEastAsia"/>
        </w:rPr>
        <w:t xml:space="preserve">Repeat from 1 to minimise the value of </w:t>
      </w:r>
      <m:oMath>
        <m:r>
          <w:rPr>
            <w:rFonts w:ascii="Cambria Math" w:eastAsiaTheme="minorEastAsia" w:hAnsi="Cambria Math"/>
          </w:rPr>
          <m:t>L</m:t>
        </m:r>
      </m:oMath>
      <w:r>
        <w:rPr>
          <w:rFonts w:eastAsiaTheme="minorEastAsia"/>
        </w:rPr>
        <w:t>.</w:t>
      </w:r>
    </w:p>
    <w:p w14:paraId="6A3A3824" w14:textId="4388BAC3" w:rsidR="00707887" w:rsidRPr="00F607E3" w:rsidRDefault="00707887" w:rsidP="007F140D">
      <w:pPr>
        <w:rPr>
          <w:rFonts w:eastAsiaTheme="minorEastAsia"/>
        </w:rPr>
      </w:pPr>
    </w:p>
    <w:p w14:paraId="22A9BACD" w14:textId="5B488381" w:rsidR="005F1382" w:rsidRDefault="001C7CA1" w:rsidP="005F1382">
      <w:pPr>
        <w:rPr>
          <w:rFonts w:eastAsiaTheme="minorEastAsia"/>
        </w:rPr>
      </w:pPr>
      <w:r>
        <w:rPr>
          <w:rFonts w:eastAsiaTheme="minorEastAsia"/>
        </w:rPr>
        <w:t xml:space="preserve">We use the default settings in the </w:t>
      </w:r>
      <w:proofErr w:type="spellStart"/>
      <w:r>
        <w:rPr>
          <w:rFonts w:eastAsiaTheme="minorEastAsia"/>
          <w:i/>
          <w:iCs/>
        </w:rPr>
        <w:t>optim</w:t>
      </w:r>
      <w:proofErr w:type="spellEnd"/>
      <w:r>
        <w:rPr>
          <w:rFonts w:eastAsiaTheme="minorEastAsia"/>
        </w:rPr>
        <w:t xml:space="preserve"> function in </w:t>
      </w:r>
      <w:ins w:id="34" w:author="Theil, Florence" w:date="2021-02-23T09:51:00Z">
        <w:r w:rsidR="001A67CE">
          <w:rPr>
            <w:rFonts w:eastAsiaTheme="minorEastAsia"/>
          </w:rPr>
          <w:fldChar w:fldCharType="begin"/>
        </w:r>
        <w:r w:rsidR="001A67CE">
          <w:rPr>
            <w:rFonts w:eastAsiaTheme="minorEastAsia"/>
          </w:rPr>
          <w:instrText xml:space="preserve"> HYPERLINK "https://www.r-project.org/" </w:instrText>
        </w:r>
        <w:r w:rsidR="001A67CE">
          <w:rPr>
            <w:rFonts w:eastAsiaTheme="minorEastAsia"/>
          </w:rPr>
          <w:fldChar w:fldCharType="separate"/>
        </w:r>
        <w:r w:rsidRPr="001A67CE">
          <w:rPr>
            <w:rStyle w:val="Hyperlink"/>
            <w:rFonts w:eastAsiaTheme="minorEastAsia"/>
          </w:rPr>
          <w:t>R</w:t>
        </w:r>
        <w:r w:rsidR="001A67CE">
          <w:rPr>
            <w:rFonts w:eastAsiaTheme="minorEastAsia"/>
          </w:rPr>
          <w:fldChar w:fldCharType="end"/>
        </w:r>
      </w:ins>
      <w:r>
        <w:rPr>
          <w:rFonts w:eastAsiaTheme="minorEastAsia"/>
        </w:rPr>
        <w:t xml:space="preserve"> 4.0.2</w:t>
      </w:r>
      <w:r w:rsidR="0062762F">
        <w:rPr>
          <w:rFonts w:eastAsiaTheme="minorEastAsia"/>
        </w:rPr>
        <w:fldChar w:fldCharType="begin" w:fldLock="1"/>
      </w:r>
      <w:r w:rsidR="00F11306">
        <w:rPr>
          <w:rFonts w:eastAsiaTheme="minorEastAsia"/>
        </w:rPr>
        <w:instrText>ADDIN CSL_CITATION {"citationItems":[{"id":"ITEM-1","itemData":{"author":[{"dropping-particle":"","family":"R Core Team","given":"","non-dropping-particle":"","parse-names":false,"suffix":""}],"id":"ITEM-1","issued":{"date-parts":[["2020"]]},"publisher-place":"Vienna, Austria","title":"R: A Language and Environment for Statistical Computing","type":"article"},"uris":["http://www.mendeley.com/documents/?uuid=6b5756fa-1086-4a4e-bbee-949dddddcced"]}],"mendeley":{"formattedCitation":"&lt;sup&gt;22&lt;/sup&gt;","plainTextFormattedCitation":"22","previouslyFormattedCitation":"&lt;sup&gt;22&lt;/sup&gt;"},"properties":{"noteIndex":0},"schema":"https://github.com/citation-style-language/schema/raw/master/csl-citation.json"}</w:instrText>
      </w:r>
      <w:r w:rsidR="0062762F">
        <w:rPr>
          <w:rFonts w:eastAsiaTheme="minorEastAsia"/>
        </w:rPr>
        <w:fldChar w:fldCharType="separate"/>
      </w:r>
      <w:r w:rsidR="0089498D" w:rsidRPr="0089498D">
        <w:rPr>
          <w:rFonts w:eastAsiaTheme="minorEastAsia"/>
          <w:noProof/>
          <w:vertAlign w:val="superscript"/>
        </w:rPr>
        <w:t>22</w:t>
      </w:r>
      <w:r w:rsidR="0062762F">
        <w:rPr>
          <w:rFonts w:eastAsiaTheme="minorEastAsia"/>
        </w:rPr>
        <w:fldChar w:fldCharType="end"/>
      </w:r>
      <w:r>
        <w:rPr>
          <w:rFonts w:eastAsiaTheme="minorEastAsia"/>
        </w:rPr>
        <w:t xml:space="preserve"> to solve this optimisation function, resulting in the following parameter values:</w:t>
      </w:r>
    </w:p>
    <w:p w14:paraId="5CDA875B" w14:textId="664C0033" w:rsidR="001C7CA1" w:rsidRPr="00F607E3" w:rsidRDefault="00FF4237" w:rsidP="001C7CA1">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α</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r>
          <w:rPr>
            <w:rFonts w:ascii="Cambria Math" w:eastAsiaTheme="minorEastAsia" w:hAnsi="Cambria Math"/>
          </w:rPr>
          <m:t>=1.65</m:t>
        </m:r>
      </m:oMath>
    </w:p>
    <w:p w14:paraId="7FCEE607" w14:textId="66AE35D2" w:rsidR="001C7CA1" w:rsidRPr="00F607E3" w:rsidRDefault="00FF4237" w:rsidP="001C7CA1">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r>
          <w:rPr>
            <w:rFonts w:ascii="Cambria Math" w:eastAsiaTheme="minorEastAsia" w:hAnsi="Cambria Math"/>
          </w:rPr>
          <m:t>=1.23</m:t>
        </m:r>
      </m:oMath>
    </w:p>
    <w:p w14:paraId="3DBB6F08" w14:textId="0D6F0CEE" w:rsidR="001C7CA1" w:rsidRDefault="00FF4237" w:rsidP="001C7CA1">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q,upper</m:t>
            </m:r>
          </m:sub>
        </m:sSub>
        <m:r>
          <w:rPr>
            <w:rFonts w:ascii="Cambria Math" w:eastAsiaTheme="minorEastAsia" w:hAnsi="Cambria Math"/>
          </w:rPr>
          <m:t>=35.5</m:t>
        </m:r>
      </m:oMath>
    </w:p>
    <w:p w14:paraId="2ED59F0D" w14:textId="784FBECE" w:rsidR="001C7CA1" w:rsidRDefault="00FF4237" w:rsidP="001C7CA1">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q,lower</m:t>
            </m:r>
          </m:sub>
        </m:sSub>
        <m:r>
          <w:rPr>
            <w:rFonts w:ascii="Cambria Math" w:eastAsiaTheme="minorEastAsia" w:hAnsi="Cambria Math"/>
          </w:rPr>
          <m:t>=15.8</m:t>
        </m:r>
      </m:oMath>
    </w:p>
    <w:p w14:paraId="42EF67E7" w14:textId="471ED309" w:rsidR="003945D0" w:rsidRDefault="00FF4237" w:rsidP="001C7CA1">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E</m:t>
            </m:r>
          </m:sub>
        </m:sSub>
        <m:r>
          <w:rPr>
            <w:rFonts w:ascii="Cambria Math" w:eastAsiaTheme="minorEastAsia" w:hAnsi="Cambria Math"/>
          </w:rPr>
          <m:t>=1.75</m:t>
        </m:r>
      </m:oMath>
      <w:r w:rsidR="001C7CA1" w:rsidRPr="00BF5BD6">
        <w:rPr>
          <w:rFonts w:eastAsiaTheme="minorEastAsia"/>
        </w:rPr>
        <w:t xml:space="preserve"> </w:t>
      </w:r>
    </w:p>
    <w:p w14:paraId="5CE70DD8" w14:textId="0F10E999" w:rsidR="001C7CA1" w:rsidRPr="00BF5BD6" w:rsidRDefault="00FF4237" w:rsidP="00BF5BD6">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E</m:t>
            </m:r>
          </m:sub>
        </m:sSub>
        <m:r>
          <w:rPr>
            <w:rFonts w:ascii="Cambria Math" w:eastAsiaTheme="minorEastAsia" w:hAnsi="Cambria Math"/>
          </w:rPr>
          <m:t>=1.98</m:t>
        </m:r>
      </m:oMath>
    </w:p>
    <w:p w14:paraId="546291D4" w14:textId="3896448F" w:rsidR="001C7CA1" w:rsidRDefault="001C7CA1" w:rsidP="005F1382">
      <w:pPr>
        <w:rPr>
          <w:rFonts w:eastAsiaTheme="minorEastAsia"/>
        </w:rPr>
      </w:pPr>
    </w:p>
    <w:p w14:paraId="6B5FFD6D" w14:textId="4021159E" w:rsidR="00545F81" w:rsidRDefault="003945D0" w:rsidP="00545F81">
      <w:r w:rsidRPr="75DB7D1A">
        <w:rPr>
          <w:rFonts w:eastAsiaTheme="minorEastAsia"/>
        </w:rPr>
        <w:t>These values give rise to the distributions of viral load and RT-</w:t>
      </w:r>
      <w:r w:rsidR="4BD00808" w:rsidRPr="75DB7D1A">
        <w:rPr>
          <w:rFonts w:eastAsiaTheme="minorEastAsia"/>
        </w:rPr>
        <w:t>q</w:t>
      </w:r>
      <w:r w:rsidRPr="75DB7D1A">
        <w:rPr>
          <w:rFonts w:eastAsiaTheme="minorEastAsia"/>
        </w:rPr>
        <w:t>PCR kinetics</w:t>
      </w:r>
      <w:r w:rsidR="00545F81" w:rsidRPr="75DB7D1A">
        <w:rPr>
          <w:rFonts w:eastAsiaTheme="minorEastAsia"/>
        </w:rPr>
        <w:t xml:space="preserve"> shown in </w:t>
      </w:r>
      <w:del w:id="35" w:author="Gibran Hemani" w:date="2021-03-12T21:58:00Z">
        <w:r w:rsidR="00545F81" w:rsidRPr="75DB7D1A" w:rsidDel="006B16C3">
          <w:rPr>
            <w:rFonts w:eastAsiaTheme="minorEastAsia"/>
            <w:b/>
            <w:bCs/>
          </w:rPr>
          <w:delText xml:space="preserve">Supplementary </w:delText>
        </w:r>
      </w:del>
      <w:r w:rsidR="00545F81" w:rsidRPr="75DB7D1A">
        <w:rPr>
          <w:rFonts w:eastAsiaTheme="minorEastAsia"/>
          <w:b/>
          <w:bCs/>
        </w:rPr>
        <w:t xml:space="preserve">Figure </w:t>
      </w:r>
      <w:r w:rsidR="004869D0" w:rsidRPr="75DB7D1A">
        <w:rPr>
          <w:rFonts w:eastAsiaTheme="minorEastAsia"/>
          <w:b/>
          <w:bCs/>
        </w:rPr>
        <w:t>2</w:t>
      </w:r>
      <w:r w:rsidR="00545F81" w:rsidRPr="75DB7D1A">
        <w:rPr>
          <w:rFonts w:eastAsiaTheme="minorEastAsia"/>
          <w:b/>
          <w:bCs/>
        </w:rPr>
        <w:t xml:space="preserve">. </w:t>
      </w:r>
      <w:r w:rsidR="00545F81">
        <w:t xml:space="preserve">Reproducible code to determine these parameters are provided </w:t>
      </w:r>
      <w:proofErr w:type="gramStart"/>
      <w:r w:rsidR="00545F81">
        <w:t xml:space="preserve">in </w:t>
      </w:r>
      <w:r w:rsidR="26C5BD19">
        <w:t xml:space="preserve"> https://explodecomputer.github.io/covid-uob-pooling/cq.html</w:t>
      </w:r>
      <w:proofErr w:type="gramEnd"/>
      <w:r w:rsidR="00545F81">
        <w:t>.</w:t>
      </w:r>
    </w:p>
    <w:p w14:paraId="38AEF4CF" w14:textId="139ACAE2" w:rsidR="4ADC0958" w:rsidRDefault="4ADC0958" w:rsidP="4ADC0958">
      <w:pPr>
        <w:rPr>
          <w:rFonts w:eastAsiaTheme="minorEastAsia"/>
        </w:rPr>
      </w:pPr>
    </w:p>
    <w:p w14:paraId="4E0FD32C" w14:textId="59DEC881" w:rsidR="0022415C" w:rsidRDefault="0022415C" w:rsidP="00EF1D00">
      <w:pPr>
        <w:pStyle w:val="Heading2"/>
      </w:pPr>
      <w:r>
        <w:lastRenderedPageBreak/>
        <w:t>Transmission model</w:t>
      </w:r>
    </w:p>
    <w:p w14:paraId="0B0D350F" w14:textId="0584A5F1" w:rsidR="0022415C" w:rsidRDefault="00E9593A" w:rsidP="00A44F6F">
      <w:pPr>
        <w:rPr>
          <w:rFonts w:eastAsiaTheme="minorEastAsia"/>
        </w:rPr>
      </w:pPr>
      <w:r>
        <w:t xml:space="preserve">To generate clustering of cases according </w:t>
      </w:r>
      <w:r w:rsidR="006864C7">
        <w:t xml:space="preserve">to </w:t>
      </w:r>
      <w:r>
        <w:t>social structures</w:t>
      </w:r>
      <w:r w:rsidR="006864C7">
        <w:t xml:space="preserve"> amongst the students</w:t>
      </w:r>
      <w:r>
        <w:t xml:space="preserve">, such as living circles and halls of residence, </w:t>
      </w:r>
      <w:r w:rsidR="006864C7">
        <w:t xml:space="preserve">we use a single time-step </w:t>
      </w:r>
      <w:r w:rsidR="00051E98">
        <w:t xml:space="preserve">agent-based </w:t>
      </w:r>
      <w:r w:rsidR="006864C7">
        <w:t>transmission model</w:t>
      </w:r>
      <w:r w:rsidR="00F14F45">
        <w:t xml:space="preserve"> to capture transmission that can occur within a week – approximately the serial interval for COVID-19</w:t>
      </w:r>
      <w:r w:rsidR="006864C7">
        <w:t xml:space="preserve">. At time step </w:t>
      </w:r>
      <w:r w:rsidR="00E4754F">
        <w:t xml:space="preserve">0, a random set of individuals </w:t>
      </w:r>
      <w:r w:rsidR="00A333B1">
        <w:t xml:space="preserve">from the </w:t>
      </w:r>
      <w:r w:rsidR="00454FD6">
        <w:t xml:space="preserve">total population </w:t>
      </w:r>
      <w:r w:rsidR="00E4754F">
        <w:t xml:space="preserve">is selected to be infected according to some initial prevalence </w:t>
      </w:r>
      <m:oMath>
        <m:r>
          <w:rPr>
            <w:rFonts w:ascii="Cambria Math" w:hAnsi="Cambria Math"/>
          </w:rPr>
          <m:t>P</m:t>
        </m:r>
        <m:r>
          <w:rPr>
            <w:rFonts w:ascii="Cambria Math" w:eastAsiaTheme="minorEastAsia" w:hAnsi="Cambria Math"/>
          </w:rPr>
          <m:t>(0)</m:t>
        </m:r>
      </m:oMath>
      <w:r w:rsidR="00E4754F">
        <w:rPr>
          <w:rFonts w:eastAsiaTheme="minorEastAsia"/>
        </w:rPr>
        <w:t xml:space="preserve">. The </w:t>
      </w:r>
      <w:r w:rsidR="003065AF">
        <w:rPr>
          <w:rFonts w:eastAsiaTheme="minorEastAsia"/>
        </w:rPr>
        <w:t>individual reproduction number, or the</w:t>
      </w:r>
      <w:r w:rsidR="00E4754F">
        <w:rPr>
          <w:rFonts w:eastAsiaTheme="minorEastAsia"/>
        </w:rPr>
        <w:t xml:space="preserve"> number of people each individual goes on to infect is set as </w:t>
      </w:r>
    </w:p>
    <w:p w14:paraId="1CF00F45" w14:textId="40868929" w:rsidR="00E4754F" w:rsidRDefault="00E4754F" w:rsidP="00A44F6F">
      <w:pPr>
        <w:rPr>
          <w:rFonts w:eastAsiaTheme="minorEastAsia"/>
        </w:rPr>
      </w:pPr>
    </w:p>
    <w:p w14:paraId="0448B221" w14:textId="33149465" w:rsidR="00E4754F" w:rsidRPr="00E4754F" w:rsidRDefault="00FF4237" w:rsidP="00A44F6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m:rPr>
              <m:sty m:val="p"/>
            </m:rPr>
            <w:rPr>
              <w:rFonts w:ascii="Cambria Math" w:eastAsiaTheme="minorEastAsia" w:hAnsi="Cambria Math"/>
            </w:rPr>
            <m:t>∼</m:t>
          </m:r>
          <m:r>
            <w:rPr>
              <w:rFonts w:ascii="Cambria Math" w:eastAsiaTheme="minorEastAsia" w:hAnsi="Cambria Math"/>
            </w:rPr>
            <m:t>Poisson</m:t>
          </m:r>
          <m:d>
            <m:dPr>
              <m:ctrlPr>
                <w:rPr>
                  <w:rFonts w:ascii="Cambria Math" w:eastAsiaTheme="minorEastAsia" w:hAnsi="Cambria Math"/>
                  <w:i/>
                </w:rPr>
              </m:ctrlPr>
            </m:dPr>
            <m:e>
              <m:r>
                <w:rPr>
                  <w:rFonts w:ascii="Cambria Math" w:eastAsiaTheme="minorEastAsia" w:hAnsi="Cambria Math"/>
                </w:rPr>
                <m:t>R</m:t>
              </m:r>
            </m:e>
          </m:d>
        </m:oMath>
      </m:oMathPara>
    </w:p>
    <w:p w14:paraId="65E664D6" w14:textId="77777777" w:rsidR="00344506" w:rsidRDefault="00344506" w:rsidP="00A44F6F">
      <w:pPr>
        <w:rPr>
          <w:rFonts w:eastAsiaTheme="minorEastAsia"/>
        </w:rPr>
      </w:pPr>
    </w:p>
    <w:p w14:paraId="00BD658F" w14:textId="54FC3C8A" w:rsidR="003E2424" w:rsidRPr="00C71DD7" w:rsidRDefault="00DB6F62" w:rsidP="00A44F6F">
      <w:pPr>
        <w:rPr>
          <w:rFonts w:eastAsiaTheme="minorEastAsia"/>
        </w:rPr>
      </w:pPr>
      <w:ins w:id="36" w:author="Theil, Florence" w:date="2021-02-23T09:52:00Z">
        <w:r>
          <w:rPr>
            <w:rFonts w:eastAsiaTheme="minorEastAsia"/>
          </w:rPr>
          <w:t>w</w:t>
        </w:r>
      </w:ins>
      <w:del w:id="37" w:author="Theil, Florence" w:date="2021-02-23T09:52:00Z">
        <w:r w:rsidR="00B80AB1" w:rsidDel="00DB6F62">
          <w:rPr>
            <w:rFonts w:eastAsiaTheme="minorEastAsia"/>
          </w:rPr>
          <w:delText>W</w:delText>
        </w:r>
      </w:del>
      <w:r w:rsidR="00B80AB1">
        <w:rPr>
          <w:rFonts w:eastAsiaTheme="minorEastAsia"/>
        </w:rPr>
        <w:t xml:space="preserve">here </w:t>
      </w:r>
      <m:oMath>
        <m:r>
          <w:rPr>
            <w:rFonts w:ascii="Cambria Math" w:eastAsiaTheme="minorEastAsia" w:hAnsi="Cambria Math"/>
          </w:rPr>
          <m:t>R</m:t>
        </m:r>
      </m:oMath>
      <w:r w:rsidR="00B80AB1">
        <w:rPr>
          <w:rFonts w:eastAsiaTheme="minorEastAsia"/>
        </w:rPr>
        <w:t xml:space="preserve"> is the reproduction number. </w:t>
      </w:r>
      <w:r w:rsidR="23443BD8" w:rsidRPr="6C955FE8">
        <w:rPr>
          <w:rFonts w:eastAsiaTheme="minorEastAsia"/>
        </w:rPr>
        <w:t xml:space="preserve">We allow the </w:t>
      </w:r>
      <m:oMath>
        <m:r>
          <w:rPr>
            <w:rFonts w:ascii="Cambria Math" w:eastAsiaTheme="minorEastAsia" w:hAnsi="Cambria Math"/>
          </w:rPr>
          <m:t>R</m:t>
        </m:r>
      </m:oMath>
      <w:r w:rsidR="23443BD8" w:rsidRPr="6C955FE8">
        <w:rPr>
          <w:rFonts w:eastAsiaTheme="minorEastAsia"/>
        </w:rPr>
        <w:t xml:space="preserve"> value to vary across simulation scenarios. The individuals who are infected are determined by contact patterns and </w:t>
      </w:r>
      <w:r w:rsidR="7E7E61C5" w:rsidRPr="6C955FE8">
        <w:rPr>
          <w:rFonts w:eastAsiaTheme="minorEastAsia"/>
        </w:rPr>
        <w:t xml:space="preserve">the level of containment assumed for a particular simulation scenario. </w:t>
      </w:r>
      <w:r w:rsidR="000C0A44">
        <w:rPr>
          <w:rFonts w:eastAsiaTheme="minorEastAsia"/>
        </w:rPr>
        <w:t xml:space="preserve">We assume that transmission can occur in </w:t>
      </w:r>
      <w:r w:rsidR="00E13E77">
        <w:rPr>
          <w:rFonts w:eastAsiaTheme="minorEastAsia"/>
        </w:rPr>
        <w:t xml:space="preserve">one of </w:t>
      </w:r>
      <w:r w:rsidR="00051E98">
        <w:rPr>
          <w:rFonts w:eastAsiaTheme="minorEastAsia"/>
        </w:rPr>
        <w:t>two</w:t>
      </w:r>
      <w:r w:rsidR="000C0A44">
        <w:rPr>
          <w:rFonts w:eastAsiaTheme="minorEastAsia"/>
        </w:rPr>
        <w:t xml:space="preserve"> contexts: within the same living circle, </w:t>
      </w:r>
      <w:r w:rsidR="00C81C61">
        <w:rPr>
          <w:rFonts w:eastAsiaTheme="minorEastAsia"/>
        </w:rPr>
        <w:t>or anywhere else</w:t>
      </w:r>
      <w:r w:rsidR="000C0A44">
        <w:rPr>
          <w:rFonts w:eastAsiaTheme="minorEastAsia"/>
        </w:rPr>
        <w:t>.</w:t>
      </w:r>
      <w:r w:rsidR="00C81C61">
        <w:rPr>
          <w:rFonts w:eastAsiaTheme="minorEastAsia"/>
        </w:rPr>
        <w:t xml:space="preserve"> </w:t>
      </w:r>
      <w:r w:rsidR="00C81C61">
        <w:t xml:space="preserve">Hence, at time step 1, a new set of individuals will be infected, leading to an updated prevalence </w:t>
      </w:r>
      <m:oMath>
        <m:r>
          <w:rPr>
            <w:rFonts w:ascii="Cambria Math" w:hAnsi="Cambria Math"/>
          </w:rPr>
          <m:t>P(1)</m:t>
        </m:r>
      </m:oMath>
      <w:r w:rsidR="00C81C61">
        <w:rPr>
          <w:rFonts w:eastAsiaTheme="minorEastAsia"/>
        </w:rPr>
        <w:t>.</w:t>
      </w:r>
      <w:r w:rsidR="000C0A44">
        <w:rPr>
          <w:rFonts w:eastAsiaTheme="minorEastAsia"/>
        </w:rPr>
        <w:t xml:space="preserve"> </w:t>
      </w:r>
      <w:r w:rsidR="003948FC" w:rsidRPr="001D48EE">
        <w:rPr>
          <w:rFonts w:eastAsiaTheme="minorEastAsia"/>
          <w:rPrChange w:id="38" w:author="Theil, Florence" w:date="2021-02-23T09:56:00Z">
            <w:rPr>
              <w:rFonts w:eastAsiaTheme="minorEastAsia"/>
              <w:b/>
              <w:bCs/>
            </w:rPr>
          </w:rPrChange>
        </w:rPr>
        <w:t>Table 1</w:t>
      </w:r>
      <w:r w:rsidR="7E7E61C5" w:rsidRPr="6C955FE8">
        <w:rPr>
          <w:rFonts w:eastAsiaTheme="minorEastAsia"/>
        </w:rPr>
        <w:t xml:space="preserve"> lays out the probability that </w:t>
      </w:r>
      <w:r w:rsidR="005C60C0">
        <w:rPr>
          <w:rFonts w:eastAsiaTheme="minorEastAsia"/>
        </w:rPr>
        <w:t xml:space="preserve">a transmission event occurs in each </w:t>
      </w:r>
      <w:r w:rsidR="00637635">
        <w:rPr>
          <w:rFonts w:eastAsiaTheme="minorEastAsia"/>
        </w:rPr>
        <w:t>context</w:t>
      </w:r>
      <w:r w:rsidR="00B51901">
        <w:rPr>
          <w:rFonts w:eastAsiaTheme="minorEastAsia"/>
        </w:rPr>
        <w:t xml:space="preserve">, based on different </w:t>
      </w:r>
      <w:r w:rsidR="00677319">
        <w:rPr>
          <w:rFonts w:eastAsiaTheme="minorEastAsia"/>
        </w:rPr>
        <w:t>data sources or assumptions</w:t>
      </w:r>
      <w:r w:rsidR="00C71DD7">
        <w:rPr>
          <w:rFonts w:eastAsiaTheme="minorEastAsia"/>
        </w:rPr>
        <w:t xml:space="preserve">. </w:t>
      </w:r>
      <w:r w:rsidR="17E2F16D">
        <w:t xml:space="preserve">For the </w:t>
      </w:r>
      <w:r w:rsidR="78EA663B">
        <w:t>base case analysis</w:t>
      </w:r>
      <w:r w:rsidR="399B6CE0">
        <w:t>,</w:t>
      </w:r>
      <w:r w:rsidR="17E2F16D">
        <w:t xml:space="preserve"> we use the </w:t>
      </w:r>
      <w:r w:rsidR="68C0B003">
        <w:t>transmission event probabilities based on the CON-QUEST survey</w:t>
      </w:r>
      <w:r w:rsidR="003E2424">
        <w:fldChar w:fldCharType="begin" w:fldLock="1"/>
      </w:r>
      <w:r w:rsidR="00F11306">
        <w:instrText>ADDIN CSL_CITATION {"citationItems":[{"id":"ITEM-1","itemData":{"URL":"https://www.bristol.ac.uk/population-health-sciences/research/groups/bidd/research/con-quest/","id":"ITEM-1","issued":{"date-parts":[["0"]]},"title":"CON-QUEST: Contact patterns and behaviour in University of Bristol staff and students during the COVID-19 pandemic","type":"webpage"},"uris":["http://www.mendeley.com/documents/?uuid=c1410a1e-0eca-45f0-adb8-817cb9d67a77"]}],"mendeley":{"formattedCitation":"&lt;sup&gt;23&lt;/sup&gt;","plainTextFormattedCitation":"23","previouslyFormattedCitation":"&lt;sup&gt;23&lt;/sup&gt;"},"properties":{"noteIndex":0},"schema":"https://github.com/citation-style-language/schema/raw/master/csl-citation.json"}</w:instrText>
      </w:r>
      <w:r w:rsidR="003E2424">
        <w:fldChar w:fldCharType="separate"/>
      </w:r>
      <w:r w:rsidR="0089498D" w:rsidRPr="0089498D">
        <w:rPr>
          <w:noProof/>
          <w:vertAlign w:val="superscript"/>
        </w:rPr>
        <w:t>23</w:t>
      </w:r>
      <w:r w:rsidR="003E2424">
        <w:fldChar w:fldCharType="end"/>
      </w:r>
      <w:r w:rsidR="68C0B003">
        <w:t xml:space="preserve">, and present sensitivity analyses in </w:t>
      </w:r>
      <w:del w:id="39" w:author="Gibran Hemani" w:date="2021-03-12T21:58:00Z">
        <w:r w:rsidR="68C0B003" w:rsidRPr="6E7141B2" w:rsidDel="006B16C3">
          <w:rPr>
            <w:b/>
            <w:bCs/>
          </w:rPr>
          <w:delText>Supplementary f</w:delText>
        </w:r>
      </w:del>
      <w:ins w:id="40" w:author="Gibran Hemani" w:date="2021-03-12T21:58:00Z">
        <w:r w:rsidR="006B16C3">
          <w:rPr>
            <w:b/>
            <w:bCs/>
          </w:rPr>
          <w:t>F</w:t>
        </w:r>
      </w:ins>
      <w:r w:rsidR="68C0B003" w:rsidRPr="6E7141B2">
        <w:rPr>
          <w:b/>
          <w:bCs/>
        </w:rPr>
        <w:t xml:space="preserve">igure </w:t>
      </w:r>
      <w:r w:rsidR="00F45621">
        <w:rPr>
          <w:b/>
          <w:bCs/>
        </w:rPr>
        <w:t>3</w:t>
      </w:r>
      <w:r w:rsidR="68C0B003">
        <w:t>.</w:t>
      </w:r>
    </w:p>
    <w:p w14:paraId="23EEA3DC" w14:textId="77777777" w:rsidR="00B54D0B" w:rsidRDefault="00B54D0B" w:rsidP="00A44F6F"/>
    <w:p w14:paraId="1F3DC5F4" w14:textId="1754F1A2" w:rsidR="0022415C" w:rsidRDefault="00F743D7" w:rsidP="00EF1D00">
      <w:pPr>
        <w:pStyle w:val="Heading2"/>
      </w:pPr>
      <w:r>
        <w:t>Testing p</w:t>
      </w:r>
      <w:r w:rsidR="0022415C">
        <w:t>ool allocation</w:t>
      </w:r>
    </w:p>
    <w:p w14:paraId="33E40F61" w14:textId="509263ED" w:rsidR="19D234C8" w:rsidRDefault="647CA360" w:rsidP="002836C8">
      <w:r>
        <w:t xml:space="preserve">We adopted two strategies to assign individuals to testing pools. First, we allowed assignment to be random. Second, we attempted to </w:t>
      </w:r>
      <w:r w:rsidR="227D54CB">
        <w:t xml:space="preserve">maximise grouping within test pools given living circles. </w:t>
      </w:r>
      <w:r w:rsidR="2D672B43">
        <w:t xml:space="preserve">The living circle sizes </w:t>
      </w:r>
      <w:r w:rsidR="010A6C57">
        <w:t>within the University</w:t>
      </w:r>
      <w:r w:rsidR="2D672B43">
        <w:t xml:space="preserve"> of </w:t>
      </w:r>
      <w:r w:rsidR="010A6C57">
        <w:t xml:space="preserve">Bristol </w:t>
      </w:r>
      <w:r w:rsidR="2D672B43">
        <w:t xml:space="preserve">vary from 1 to 44, with a median of </w:t>
      </w:r>
      <w:r w:rsidR="00E36AF5">
        <w:t>5</w:t>
      </w:r>
      <w:r w:rsidR="2D672B43">
        <w:t xml:space="preserve">. However, </w:t>
      </w:r>
      <w:r w:rsidR="35117247">
        <w:t xml:space="preserve">within each </w:t>
      </w:r>
      <w:r w:rsidR="2D672B43">
        <w:t>simulation</w:t>
      </w:r>
      <w:r w:rsidR="35117247">
        <w:t xml:space="preserve"> scenario the </w:t>
      </w:r>
      <w:r w:rsidR="2D672B43">
        <w:t>pool</w:t>
      </w:r>
      <w:r w:rsidR="35117247">
        <w:t xml:space="preserve"> size is fixed (though we try different pool sizes between simulation scenarios). To maximise grouping of living circle members within a testing pool we used a simple bin packing algorithm, </w:t>
      </w:r>
      <w:proofErr w:type="spellStart"/>
      <w:r w:rsidR="35117247" w:rsidRPr="5A044BBB">
        <w:rPr>
          <w:i/>
          <w:iCs/>
        </w:rPr>
        <w:t>binPack</w:t>
      </w:r>
      <w:proofErr w:type="spellEnd"/>
      <w:r w:rsidR="35117247">
        <w:t xml:space="preserve"> from the </w:t>
      </w:r>
      <w:proofErr w:type="spellStart"/>
      <w:r w:rsidR="35117247" w:rsidRPr="5A044BBB">
        <w:rPr>
          <w:i/>
          <w:iCs/>
        </w:rPr>
        <w:t>BBmisc</w:t>
      </w:r>
      <w:proofErr w:type="spellEnd"/>
      <w:r w:rsidR="35117247">
        <w:t xml:space="preserve"> R package (version 1.11)</w:t>
      </w:r>
      <w:r w:rsidR="00F743D7">
        <w:fldChar w:fldCharType="begin" w:fldLock="1"/>
      </w:r>
      <w:r w:rsidR="00F11306">
        <w:instrText>ADDIN CSL_CITATION {"citationItems":[{"id":"ITEM-1","itemData":{"id":"ITEM-1","issued":{"date-parts":[["2017","3","10"]]},"publisher":"Comprehensive R Archive Network (CRAN)","title":"Miscellaneous Helper Functions for B. Bischl [R package BBmisc version 1.11]","type":"article-journal"},"uris":["http://www.mendeley.com/documents/?uuid=70604070-b41f-31a9-8f2a-69f6542c0ae9"]}],"mendeley":{"formattedCitation":"&lt;sup&gt;24&lt;/sup&gt;","plainTextFormattedCitation":"24","previouslyFormattedCitation":"&lt;sup&gt;24&lt;/sup&gt;"},"properties":{"noteIndex":0},"schema":"https://github.com/citation-style-language/schema/raw/master/csl-citation.json"}</w:instrText>
      </w:r>
      <w:r w:rsidR="00F743D7">
        <w:fldChar w:fldCharType="separate"/>
      </w:r>
      <w:r w:rsidR="0089498D" w:rsidRPr="0089498D">
        <w:rPr>
          <w:noProof/>
          <w:vertAlign w:val="superscript"/>
        </w:rPr>
        <w:t>24</w:t>
      </w:r>
      <w:r w:rsidR="00F743D7">
        <w:fldChar w:fldCharType="end"/>
      </w:r>
      <w:r w:rsidR="35117247">
        <w:t>, which uses a greedy algorithm to maximise pool occupancy whilst minimising distribution of living circle members across multiple pools.</w:t>
      </w:r>
    </w:p>
    <w:p w14:paraId="3F4924CD" w14:textId="5E74B105" w:rsidR="19D234C8" w:rsidRDefault="19D234C8" w:rsidP="19D234C8"/>
    <w:p w14:paraId="00DDDD41" w14:textId="77777777" w:rsidR="00785DAA" w:rsidRPr="00A44F6F" w:rsidRDefault="00785DAA" w:rsidP="00785DAA">
      <w:pPr>
        <w:pStyle w:val="Heading2"/>
      </w:pPr>
      <w:r>
        <w:t>Testing model</w:t>
      </w:r>
    </w:p>
    <w:p w14:paraId="5CBACAEC" w14:textId="2A51326D" w:rsidR="003945D0" w:rsidRDefault="003945D0" w:rsidP="003945D0">
      <w:pPr>
        <w:rPr>
          <w:rFonts w:eastAsiaTheme="minorEastAsia"/>
        </w:rPr>
      </w:pPr>
      <w:r>
        <w:t xml:space="preserve">For all individuals in the sample the values of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rPr>
        <w:t xml:space="preserve"> and</w:t>
      </w:r>
      <w:r>
        <w:t xml:space="preserve"> </w:t>
      </w:r>
      <m:oMath>
        <m:sSub>
          <m:sSubPr>
            <m:ctrlPr>
              <w:rPr>
                <w:rFonts w:ascii="Cambria Math" w:hAnsi="Cambria Math"/>
                <w:i/>
              </w:rPr>
            </m:ctrlPr>
          </m:sSubPr>
          <m:e>
            <m:r>
              <w:rPr>
                <w:rFonts w:ascii="Cambria Math" w:hAnsi="Cambria Math"/>
              </w:rPr>
              <m:t>C</m:t>
            </m:r>
          </m:e>
          <m:sub>
            <m:r>
              <w:rPr>
                <w:rFonts w:ascii="Cambria Math" w:hAnsi="Cambria Math"/>
              </w:rPr>
              <m:t>q,i</m:t>
            </m:r>
          </m:sub>
        </m:sSub>
      </m:oMath>
      <w:r>
        <w:t xml:space="preserve"> are sampled as described in the ‘</w:t>
      </w:r>
      <w:ins w:id="41" w:author="Theil, Florence" w:date="2021-02-23T10:03:00Z">
        <w:r w:rsidR="00B57340">
          <w:t>v</w:t>
        </w:r>
      </w:ins>
      <w:del w:id="42" w:author="Theil, Florence" w:date="2021-02-23T10:03:00Z">
        <w:r w:rsidDel="00B57340">
          <w:delText>V</w:delText>
        </w:r>
      </w:del>
      <w:r>
        <w:t xml:space="preserve">iral </w:t>
      </w:r>
      <w:ins w:id="43" w:author="Theil, Florence" w:date="2021-02-23T10:03:00Z">
        <w:r w:rsidR="00B57340">
          <w:t>l</w:t>
        </w:r>
      </w:ins>
      <w:del w:id="44" w:author="Theil, Florence" w:date="2021-02-23T10:03:00Z">
        <w:r w:rsidDel="00B57340">
          <w:delText>L</w:delText>
        </w:r>
      </w:del>
      <w:r>
        <w:t>oad’ section above</w:t>
      </w:r>
      <w:r w:rsidR="00063838">
        <w:t xml:space="preserve">, which gives rise to per individual viral loads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i,t</m:t>
            </m:r>
          </m:sub>
        </m:sSub>
      </m:oMath>
      <w:r w:rsidR="00063838">
        <w:rPr>
          <w:rFonts w:eastAsiaTheme="minorEastAsia"/>
        </w:rPr>
        <w:t xml:space="preserve">. To calculate the test result for a pooled sample </w:t>
      </w:r>
      <m:oMath>
        <m:r>
          <w:rPr>
            <w:rFonts w:ascii="Cambria Math" w:eastAsiaTheme="minorEastAsia" w:hAnsi="Cambria Math"/>
          </w:rPr>
          <m:t>j</m:t>
        </m:r>
      </m:oMath>
      <w:r w:rsidR="00063838">
        <w:rPr>
          <w:rFonts w:eastAsiaTheme="minorEastAsia"/>
        </w:rPr>
        <w:t xml:space="preserve">, we </w:t>
      </w:r>
      <w:r w:rsidR="00872C42">
        <w:rPr>
          <w:rFonts w:eastAsiaTheme="minorEastAsia"/>
        </w:rPr>
        <w:t xml:space="preserve">estimate the </w:t>
      </w:r>
      <w:r w:rsidR="007F0287">
        <w:rPr>
          <w:rFonts w:eastAsiaTheme="minorEastAsia"/>
        </w:rPr>
        <w:t>pool</w:t>
      </w:r>
      <w:r w:rsidR="00857A17">
        <w:rPr>
          <w:rFonts w:eastAsiaTheme="minorEastAsia"/>
        </w:rPr>
        <w:t xml:space="preserve"> viral load across samples </w:t>
      </w:r>
      <m:oMath>
        <m:r>
          <w:rPr>
            <w:rFonts w:ascii="Cambria Math" w:eastAsiaTheme="minorEastAsia" w:hAnsi="Cambria Math"/>
          </w:rPr>
          <m:t>k</m:t>
        </m:r>
      </m:oMath>
      <w:r w:rsidR="00857A17">
        <w:rPr>
          <w:rFonts w:eastAsiaTheme="minorEastAsia"/>
        </w:rPr>
        <w:t xml:space="preserve"> in a pool </w:t>
      </w:r>
      <w:r w:rsidR="002B798D">
        <w:rPr>
          <w:rFonts w:eastAsiaTheme="minorEastAsia"/>
        </w:rPr>
        <w:t xml:space="preserve">of size </w:t>
      </w:r>
      <m:oMath>
        <m:r>
          <w:rPr>
            <w:rFonts w:ascii="Cambria Math" w:eastAsiaTheme="minorEastAsia" w:hAnsi="Cambria Math"/>
          </w:rPr>
          <m:t>D</m:t>
        </m:r>
      </m:oMath>
      <w:r w:rsidR="002B798D">
        <w:rPr>
          <w:rFonts w:eastAsiaTheme="minorEastAsia"/>
        </w:rPr>
        <w:t xml:space="preserve"> samples </w:t>
      </w:r>
      <w:r w:rsidR="00857A17">
        <w:rPr>
          <w:rFonts w:eastAsiaTheme="minorEastAsia"/>
        </w:rPr>
        <w:t>using</w:t>
      </w:r>
    </w:p>
    <w:p w14:paraId="53799667" w14:textId="77777777" w:rsidR="002B798D" w:rsidRDefault="002B798D" w:rsidP="003945D0">
      <w:pPr>
        <w:rPr>
          <w:rFonts w:eastAsiaTheme="minorEastAsia"/>
        </w:rPr>
      </w:pPr>
    </w:p>
    <w:p w14:paraId="0A4895EE" w14:textId="12A49D48" w:rsidR="002B798D" w:rsidRPr="00BF5BD6" w:rsidRDefault="00FF4237" w:rsidP="003945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j,0</m:t>
              </m:r>
            </m:sub>
          </m:sSub>
          <m:r>
            <w:rPr>
              <w:rFonts w:ascii="Cambria Math" w:eastAsiaTheme="minorEastAsia" w:hAnsi="Cambria Math"/>
            </w:rPr>
            <m:t>=</m:t>
          </m:r>
          <m:f>
            <m:fPr>
              <m:ctrlPr>
                <w:rPr>
                  <w:rFonts w:ascii="Cambria Math" w:eastAsiaTheme="minorEastAsia" w:hAnsi="Cambria Math"/>
                </w:rPr>
              </m:ctrlPr>
            </m:fPr>
            <m:num>
              <m:nary>
                <m:naryPr>
                  <m:chr m:val="∑"/>
                  <m:ctrlPr>
                    <w:rPr>
                      <w:rFonts w:ascii="Cambria Math" w:eastAsiaTheme="minorEastAsia" w:hAnsi="Cambria Math"/>
                    </w:rPr>
                  </m:ctrlPr>
                </m:naryPr>
                <m:sub>
                  <m:r>
                    <w:rPr>
                      <w:rFonts w:ascii="Cambria Math" w:eastAsiaTheme="minorEastAsia" w:hAnsi="Cambria Math"/>
                    </w:rPr>
                    <m:t>D</m:t>
                  </m:r>
                  <m:ctrlPr>
                    <w:rPr>
                      <w:rFonts w:ascii="Cambria Math" w:eastAsiaTheme="minorEastAsia" w:hAnsi="Cambria Math"/>
                      <w:i/>
                    </w:rPr>
                  </m:ctrlPr>
                </m:sub>
                <m:sup>
                  <m:r>
                    <w:rPr>
                      <w:rFonts w:ascii="Cambria Math" w:eastAsiaTheme="minorEastAsia" w:hAnsi="Cambria Math"/>
                    </w:rPr>
                    <m:t>k</m:t>
                  </m:r>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k,t</m:t>
                      </m:r>
                    </m:sub>
                  </m:sSub>
                  <m:ctrlPr>
                    <w:rPr>
                      <w:rFonts w:ascii="Cambria Math" w:eastAsiaTheme="minorEastAsia" w:hAnsi="Cambria Math"/>
                      <w:i/>
                    </w:rPr>
                  </m:ctrlPr>
                </m:e>
              </m:nary>
              <m:ctrlPr>
                <w:rPr>
                  <w:rFonts w:ascii="Cambria Math" w:eastAsiaTheme="minorEastAsia" w:hAnsi="Cambria Math"/>
                  <w:i/>
                </w:rPr>
              </m:ctrlPr>
            </m:num>
            <m:den>
              <m:r>
                <w:rPr>
                  <w:rFonts w:ascii="Cambria Math" w:eastAsiaTheme="minorEastAsia" w:hAnsi="Cambria Math"/>
                </w:rPr>
                <m:t>D</m:t>
              </m:r>
              <m:ctrlPr>
                <w:rPr>
                  <w:rFonts w:ascii="Cambria Math" w:eastAsiaTheme="minorEastAsia" w:hAnsi="Cambria Math"/>
                  <w:i/>
                </w:rPr>
              </m:ctrlPr>
            </m:den>
          </m:f>
        </m:oMath>
      </m:oMathPara>
    </w:p>
    <w:p w14:paraId="0470AA3E" w14:textId="77777777" w:rsidR="00E2614E" w:rsidRPr="00BF5BD6" w:rsidRDefault="00E2614E" w:rsidP="003945D0">
      <w:pPr>
        <w:rPr>
          <w:rFonts w:eastAsiaTheme="minorEastAsia"/>
        </w:rPr>
      </w:pPr>
    </w:p>
    <w:p w14:paraId="0556F4C9" w14:textId="5A84D391" w:rsidR="00E2614E" w:rsidRPr="00E2614E" w:rsidRDefault="007F0287" w:rsidP="003945D0">
      <w:pPr>
        <w:rPr>
          <w:rFonts w:eastAsiaTheme="minorEastAsia"/>
        </w:rPr>
      </w:pPr>
      <w:r>
        <w:rPr>
          <w:rFonts w:eastAsiaTheme="minorEastAsia"/>
        </w:rPr>
        <w:t>and estimate whether the pool would be detected as positive given</w:t>
      </w:r>
      <w:r w:rsidR="00662366">
        <w:rPr>
          <w:rFonts w:eastAsiaTheme="minorEastAsia"/>
        </w:rPr>
        <w:t xml:space="preserve"> the inequality</w:t>
      </w:r>
      <w:r w:rsidR="0068327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q,j</m:t>
            </m:r>
          </m:sub>
        </m:sSub>
        <m:r>
          <m:rPr>
            <m:sty m:val="p"/>
          </m:rPr>
          <w:rPr>
            <w:rFonts w:ascii="Cambria Math" w:eastAsiaTheme="minorEastAsia" w:hAnsi="Cambria Math"/>
          </w:rPr>
          <m:t>≤</m:t>
        </m:r>
        <m:r>
          <w:rPr>
            <w:rFonts w:ascii="Cambria Math" w:eastAsiaTheme="minorEastAsia" w:hAnsi="Cambria Math"/>
          </w:rPr>
          <m:t>35</m:t>
        </m:r>
      </m:oMath>
      <w:r w:rsidR="00683270">
        <w:rPr>
          <w:rFonts w:eastAsiaTheme="minorEastAsia"/>
        </w:rPr>
        <w:t xml:space="preserve"> where</w:t>
      </w:r>
    </w:p>
    <w:p w14:paraId="2A6D9B9C" w14:textId="3DDEC5B2" w:rsidR="00683270" w:rsidRPr="00BF5BD6" w:rsidRDefault="00683270" w:rsidP="003945D0">
      <w:pPr>
        <w:rPr>
          <w:rFonts w:eastAsiaTheme="minorEastAsia"/>
        </w:rPr>
      </w:pPr>
    </w:p>
    <w:p w14:paraId="2A626E7E" w14:textId="6BBADF68" w:rsidR="004B6A6C" w:rsidRPr="00BF5BD6" w:rsidRDefault="00FF4237" w:rsidP="003945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q,j</m:t>
              </m:r>
            </m:sub>
          </m:sSub>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j,0</m:t>
                          </m:r>
                        </m:sub>
                      </m:sSub>
                    </m:e>
                  </m:d>
                </m:e>
              </m:func>
            </m:num>
            <m:den>
              <m:r>
                <w:rPr>
                  <w:rFonts w:ascii="Cambria Math" w:eastAsiaTheme="minorEastAsia" w:hAnsi="Cambria Math"/>
                </w:rPr>
                <m:t xml:space="preserve"> </m:t>
              </m:r>
              <m:r>
                <m:rPr>
                  <m:sty m:val="p"/>
                </m:rPr>
                <w:rPr>
                  <w:rFonts w:ascii="Cambria Math" w:eastAsiaTheme="minorEastAsia" w:hAnsi="Cambria Math"/>
                </w:rPr>
                <m:t>log⁡</m:t>
              </m:r>
              <m:r>
                <w:rPr>
                  <w:rFonts w:ascii="Cambria Math" w:eastAsiaTheme="minorEastAsia" w:hAnsi="Cambria Math"/>
                </w:rPr>
                <m:t>(1+</m:t>
              </m:r>
              <m:func>
                <m:funcPr>
                  <m:ctrlPr>
                    <w:rPr>
                      <w:rFonts w:ascii="Cambria Math" w:eastAsiaTheme="minorEastAsia" w:hAnsi="Cambria Math"/>
                    </w:rPr>
                  </m:ctrlPr>
                </m:funcPr>
                <m:fName>
                  <m:sSubSup>
                    <m:sSubSupPr>
                      <m:ctrlPr>
                        <w:rPr>
                          <w:rFonts w:ascii="Cambria Math" w:eastAsiaTheme="minorEastAsia" w:hAnsi="Cambria Math"/>
                          <w:i/>
                        </w:rPr>
                      </m:ctrlPr>
                    </m:sSubSupPr>
                    <m:e>
                      <m:r>
                        <m:rPr>
                          <m:sty m:val="p"/>
                        </m:rPr>
                        <w:rPr>
                          <w:rFonts w:ascii="Cambria Math" w:eastAsiaTheme="minorEastAsia" w:hAnsi="Cambria Math"/>
                        </w:rPr>
                        <m:t>min</m:t>
                      </m:r>
                    </m:e>
                    <m:sub>
                      <m:r>
                        <w:rPr>
                          <w:rFonts w:ascii="Cambria Math" w:eastAsiaTheme="minorEastAsia" w:hAnsi="Cambria Math"/>
                        </w:rPr>
                        <m:t>D</m:t>
                      </m:r>
                      <m:ctrlPr>
                        <w:rPr>
                          <w:rFonts w:ascii="Cambria Math" w:eastAsiaTheme="minorEastAsia" w:hAnsi="Cambria Math"/>
                        </w:rPr>
                      </m:ctrlPr>
                    </m:sub>
                    <m:sup>
                      <m:r>
                        <w:rPr>
                          <w:rFonts w:ascii="Cambria Math" w:eastAsiaTheme="minorEastAsia" w:hAnsi="Cambria Math"/>
                        </w:rPr>
                        <m:t>k</m:t>
                      </m:r>
                    </m:sup>
                  </m:sSubSup>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jk</m:t>
                          </m:r>
                        </m:sub>
                      </m:sSub>
                    </m:e>
                  </m:d>
                  <m:ctrlPr>
                    <w:rPr>
                      <w:rFonts w:ascii="Cambria Math" w:eastAsiaTheme="minorEastAsia" w:hAnsi="Cambria Math"/>
                      <w:i/>
                    </w:rPr>
                  </m:ctrlPr>
                </m:e>
              </m:func>
              <m:r>
                <w:rPr>
                  <w:rFonts w:ascii="Cambria Math" w:eastAsiaTheme="minorEastAsia" w:hAnsi="Cambria Math"/>
                </w:rPr>
                <m:t>)</m:t>
              </m:r>
            </m:den>
          </m:f>
        </m:oMath>
      </m:oMathPara>
    </w:p>
    <w:p w14:paraId="587E4852" w14:textId="77777777" w:rsidR="004B6A6C" w:rsidRPr="004B6A6C" w:rsidRDefault="004B6A6C" w:rsidP="003945D0">
      <w:pPr>
        <w:rPr>
          <w:rFonts w:eastAsiaTheme="minorEastAsia"/>
        </w:rPr>
      </w:pPr>
    </w:p>
    <w:p w14:paraId="5B2427C4" w14:textId="168E9381" w:rsidR="00683270" w:rsidRPr="00BF5BD6" w:rsidRDefault="00F0055B" w:rsidP="00BF5BD6">
      <w:pPr>
        <w:rPr>
          <w:rFonts w:eastAsiaTheme="minorEastAsia"/>
        </w:rPr>
      </w:pPr>
      <w:r>
        <w:rPr>
          <w:rFonts w:eastAsiaTheme="minorEastAsia"/>
        </w:rPr>
        <w:lastRenderedPageBreak/>
        <w:t>Note that we assume that the reaction efficiency of the pooled sample is equal to the lowest efficiency</w:t>
      </w:r>
      <w:r w:rsidR="003F78BD">
        <w:rPr>
          <w:rFonts w:eastAsiaTheme="minorEastAsia"/>
        </w:rPr>
        <w:t xml:space="preserve"> amongst the </w:t>
      </w:r>
      <m:oMath>
        <m:r>
          <w:rPr>
            <w:rFonts w:ascii="Cambria Math" w:eastAsiaTheme="minorEastAsia" w:hAnsi="Cambria Math"/>
          </w:rPr>
          <m:t>k</m:t>
        </m:r>
      </m:oMath>
      <w:r w:rsidR="003F78BD">
        <w:rPr>
          <w:rFonts w:eastAsiaTheme="minorEastAsia"/>
        </w:rPr>
        <w:t xml:space="preserve"> samples contributing to the pool, in part to be conservative in evaluating the efficacy of pooling, and in part on the assumption that efficiency is adversely impacted by sample impurities.</w:t>
      </w:r>
    </w:p>
    <w:p w14:paraId="1B2AE552" w14:textId="77777777" w:rsidR="00567C59" w:rsidRPr="00567C59" w:rsidRDefault="00567C59" w:rsidP="00785DAA">
      <w:pPr>
        <w:rPr>
          <w:rFonts w:eastAsiaTheme="minorEastAsia"/>
        </w:rPr>
      </w:pPr>
    </w:p>
    <w:p w14:paraId="2E6B11C6" w14:textId="0414D977" w:rsidR="0036288C" w:rsidRPr="00D660D9" w:rsidRDefault="00550D2A" w:rsidP="4D790C3B">
      <w:pPr>
        <w:rPr>
          <w:rFonts w:eastAsiaTheme="minorEastAsia"/>
        </w:rPr>
      </w:pPr>
      <w:r w:rsidRPr="4D790C3B">
        <w:rPr>
          <w:rFonts w:eastAsiaTheme="minorEastAsia"/>
        </w:rPr>
        <w:t xml:space="preserve">We assume </w:t>
      </w:r>
      <w:r w:rsidR="00287AE9" w:rsidRPr="4D790C3B">
        <w:rPr>
          <w:rFonts w:eastAsiaTheme="minorEastAsia"/>
        </w:rPr>
        <w:t xml:space="preserve">a </w:t>
      </w:r>
      <w:r w:rsidR="00D660D9" w:rsidRPr="4D790C3B">
        <w:rPr>
          <w:rFonts w:eastAsiaTheme="minorEastAsia"/>
        </w:rPr>
        <w:t xml:space="preserve">diagnostic </w:t>
      </w:r>
      <w:r w:rsidR="00287AE9" w:rsidRPr="4D790C3B">
        <w:rPr>
          <w:rFonts w:eastAsiaTheme="minorEastAsia"/>
        </w:rPr>
        <w:t xml:space="preserve">specificity of </w:t>
      </w:r>
      <w:r w:rsidR="00D660D9" w:rsidRPr="4D790C3B">
        <w:rPr>
          <w:rFonts w:eastAsiaTheme="minorEastAsia"/>
        </w:rPr>
        <w:t xml:space="preserve">99.5% for a single RT-qPCR test, and therefore the </w:t>
      </w:r>
      <w:proofErr w:type="spellStart"/>
      <w:r w:rsidR="00D660D9" w:rsidRPr="4D790C3B">
        <w:rPr>
          <w:rFonts w:eastAsiaTheme="minorEastAsia"/>
        </w:rPr>
        <w:t>pool+followup</w:t>
      </w:r>
      <w:proofErr w:type="spellEnd"/>
      <w:r w:rsidR="00D660D9" w:rsidRPr="4D790C3B">
        <w:rPr>
          <w:rFonts w:eastAsiaTheme="minorEastAsia"/>
        </w:rPr>
        <w:t xml:space="preserve"> results will have a false positive rate of </w:t>
      </w:r>
      <m:oMath>
        <m:sSup>
          <m:sSupPr>
            <m:ctrlPr>
              <w:rPr>
                <w:rFonts w:ascii="Cambria Math" w:eastAsiaTheme="minorEastAsia" w:hAnsi="Cambria Math"/>
                <w:i/>
              </w:rPr>
            </m:ctrlPr>
          </m:sSupPr>
          <m:e>
            <m:r>
              <w:rPr>
                <w:rFonts w:ascii="Cambria Math" w:eastAsiaTheme="minorEastAsia" w:hAnsi="Cambria Math"/>
              </w:rPr>
              <m:t>0.005</m:t>
            </m:r>
          </m:e>
          <m:sup>
            <m:r>
              <w:rPr>
                <w:rFonts w:ascii="Cambria Math" w:eastAsiaTheme="minorEastAsia" w:hAnsi="Cambria Math"/>
              </w:rPr>
              <m:t>2</m:t>
            </m:r>
          </m:sup>
        </m:sSup>
      </m:oMath>
      <w:r w:rsidR="00D660D9" w:rsidRPr="4D790C3B">
        <w:rPr>
          <w:rFonts w:eastAsiaTheme="minorEastAsia"/>
        </w:rPr>
        <w:t xml:space="preserve">. </w:t>
      </w:r>
    </w:p>
    <w:p w14:paraId="729C67A0" w14:textId="17D55278" w:rsidR="0036288C" w:rsidRPr="00D660D9" w:rsidRDefault="0036288C" w:rsidP="4D790C3B">
      <w:pPr>
        <w:rPr>
          <w:rFonts w:eastAsiaTheme="minorEastAsia"/>
        </w:rPr>
      </w:pPr>
    </w:p>
    <w:p w14:paraId="71B1CDE9" w14:textId="633526BF" w:rsidR="0036288C" w:rsidRPr="00D660D9" w:rsidRDefault="78002F2B" w:rsidP="75DB7D1A">
      <w:pPr>
        <w:rPr>
          <w:rFonts w:eastAsiaTheme="minorEastAsia"/>
        </w:rPr>
      </w:pPr>
      <w:r w:rsidRPr="75DB7D1A">
        <w:rPr>
          <w:rFonts w:eastAsiaTheme="minorEastAsia"/>
        </w:rPr>
        <w:t xml:space="preserve">The cost of testing was estimated based on consumable costs alone, assuming that overhead or facility costs would be the same for any model of testing, and that each laboratory would have sufficient capacity </w:t>
      </w:r>
      <w:r w:rsidR="739F70F6" w:rsidRPr="75DB7D1A">
        <w:rPr>
          <w:rFonts w:eastAsiaTheme="minorEastAsia"/>
        </w:rPr>
        <w:t>and equipment (</w:t>
      </w:r>
      <w:r w:rsidR="6BB531F6" w:rsidRPr="75DB7D1A">
        <w:rPr>
          <w:rFonts w:eastAsiaTheme="minorEastAsia"/>
        </w:rPr>
        <w:t>nucl</w:t>
      </w:r>
      <w:r w:rsidR="5BC89DE8" w:rsidRPr="75DB7D1A">
        <w:rPr>
          <w:rFonts w:eastAsiaTheme="minorEastAsia"/>
        </w:rPr>
        <w:t>eic acid</w:t>
      </w:r>
      <w:r w:rsidR="6BB531F6" w:rsidRPr="75DB7D1A">
        <w:rPr>
          <w:rFonts w:eastAsiaTheme="minorEastAsia"/>
        </w:rPr>
        <w:t xml:space="preserve"> extraction and </w:t>
      </w:r>
      <w:r w:rsidR="739F70F6" w:rsidRPr="75DB7D1A">
        <w:rPr>
          <w:rFonts w:eastAsiaTheme="minorEastAsia"/>
        </w:rPr>
        <w:t xml:space="preserve">qPCR </w:t>
      </w:r>
      <w:r w:rsidR="27347C0A" w:rsidRPr="75DB7D1A">
        <w:rPr>
          <w:rFonts w:eastAsiaTheme="minorEastAsia"/>
        </w:rPr>
        <w:t>instruments</w:t>
      </w:r>
      <w:r w:rsidR="739F70F6" w:rsidRPr="75DB7D1A">
        <w:rPr>
          <w:rFonts w:eastAsiaTheme="minorEastAsia"/>
        </w:rPr>
        <w:t xml:space="preserve">, </w:t>
      </w:r>
      <w:r w:rsidR="3C857610" w:rsidRPr="75DB7D1A">
        <w:rPr>
          <w:rFonts w:eastAsiaTheme="minorEastAsia"/>
        </w:rPr>
        <w:t>and</w:t>
      </w:r>
      <w:r w:rsidR="739F70F6" w:rsidRPr="75DB7D1A">
        <w:rPr>
          <w:rFonts w:eastAsiaTheme="minorEastAsia"/>
        </w:rPr>
        <w:t xml:space="preserve"> storage freezers) </w:t>
      </w:r>
      <w:r w:rsidRPr="75DB7D1A">
        <w:rPr>
          <w:rFonts w:eastAsiaTheme="minorEastAsia"/>
        </w:rPr>
        <w:t xml:space="preserve">to conduct the tests. </w:t>
      </w:r>
      <w:r w:rsidR="00D660D9" w:rsidRPr="75DB7D1A">
        <w:rPr>
          <w:rFonts w:eastAsiaTheme="minorEastAsia"/>
        </w:rPr>
        <w:t xml:space="preserve">We determined </w:t>
      </w:r>
      <w:r w:rsidR="00550D2A" w:rsidRPr="75DB7D1A">
        <w:rPr>
          <w:rFonts w:eastAsiaTheme="minorEastAsia"/>
        </w:rPr>
        <w:t xml:space="preserve">the cost of </w:t>
      </w:r>
      <w:r w:rsidR="46BE5261" w:rsidRPr="75DB7D1A">
        <w:rPr>
          <w:rFonts w:eastAsiaTheme="minorEastAsia"/>
        </w:rPr>
        <w:t>sample collection</w:t>
      </w:r>
      <w:r w:rsidR="00550D2A" w:rsidRPr="75DB7D1A">
        <w:rPr>
          <w:rFonts w:eastAsiaTheme="minorEastAsia"/>
        </w:rPr>
        <w:t xml:space="preserve"> </w:t>
      </w:r>
      <w:r w:rsidR="00D660D9" w:rsidRPr="75DB7D1A">
        <w:rPr>
          <w:rFonts w:eastAsiaTheme="minorEastAsia"/>
        </w:rPr>
        <w:t>to be</w:t>
      </w:r>
      <w:r w:rsidR="00550D2A" w:rsidRPr="75DB7D1A">
        <w:rPr>
          <w:rFonts w:eastAsiaTheme="minorEastAsia"/>
        </w:rPr>
        <w:t xml:space="preserve"> £</w:t>
      </w:r>
      <w:r w:rsidR="675DA6AE" w:rsidRPr="75DB7D1A">
        <w:rPr>
          <w:rFonts w:eastAsiaTheme="minorEastAsia"/>
        </w:rPr>
        <w:t>3.47</w:t>
      </w:r>
      <w:r w:rsidR="00550D2A" w:rsidRPr="75DB7D1A">
        <w:rPr>
          <w:rFonts w:eastAsiaTheme="minorEastAsia"/>
        </w:rPr>
        <w:t xml:space="preserve"> </w:t>
      </w:r>
      <w:r w:rsidR="61541FD7" w:rsidRPr="75DB7D1A">
        <w:rPr>
          <w:rFonts w:eastAsiaTheme="minorEastAsia"/>
        </w:rPr>
        <w:t xml:space="preserve">(comprising of </w:t>
      </w:r>
      <w:r w:rsidR="4E9C7DDA" w:rsidRPr="75DB7D1A">
        <w:rPr>
          <w:rFonts w:eastAsiaTheme="minorEastAsia"/>
        </w:rPr>
        <w:t xml:space="preserve">saliva sampling </w:t>
      </w:r>
      <w:r w:rsidR="61541FD7" w:rsidRPr="75DB7D1A">
        <w:rPr>
          <w:rFonts w:eastAsiaTheme="minorEastAsia"/>
        </w:rPr>
        <w:t>funnel</w:t>
      </w:r>
      <w:r w:rsidR="414AB6C9" w:rsidRPr="75DB7D1A">
        <w:rPr>
          <w:rFonts w:eastAsiaTheme="minorEastAsia"/>
        </w:rPr>
        <w:t xml:space="preserve"> (£1.86</w:t>
      </w:r>
      <w:r w:rsidR="663899F2" w:rsidRPr="75DB7D1A">
        <w:rPr>
          <w:rFonts w:eastAsiaTheme="minorEastAsia"/>
        </w:rPr>
        <w:t xml:space="preserve">; </w:t>
      </w:r>
      <w:proofErr w:type="spellStart"/>
      <w:r w:rsidR="663899F2" w:rsidRPr="75DB7D1A">
        <w:rPr>
          <w:rFonts w:eastAsiaTheme="minorEastAsia"/>
        </w:rPr>
        <w:t>Isohelix</w:t>
      </w:r>
      <w:proofErr w:type="spellEnd"/>
      <w:r w:rsidR="414AB6C9" w:rsidRPr="75DB7D1A">
        <w:rPr>
          <w:rFonts w:eastAsiaTheme="minorEastAsia"/>
        </w:rPr>
        <w:t>)</w:t>
      </w:r>
      <w:r w:rsidR="61541FD7" w:rsidRPr="75DB7D1A">
        <w:rPr>
          <w:rFonts w:eastAsiaTheme="minorEastAsia"/>
        </w:rPr>
        <w:t>, collection tube</w:t>
      </w:r>
      <w:r w:rsidR="080B3416" w:rsidRPr="75DB7D1A">
        <w:rPr>
          <w:rFonts w:eastAsiaTheme="minorEastAsia"/>
        </w:rPr>
        <w:t xml:space="preserve"> (£1.42</w:t>
      </w:r>
      <w:r w:rsidR="3B89A86D" w:rsidRPr="75DB7D1A">
        <w:rPr>
          <w:rFonts w:eastAsiaTheme="minorEastAsia"/>
        </w:rPr>
        <w:t xml:space="preserve">; </w:t>
      </w:r>
      <w:proofErr w:type="spellStart"/>
      <w:r w:rsidR="3B89A86D" w:rsidRPr="75DB7D1A">
        <w:rPr>
          <w:rFonts w:eastAsiaTheme="minorEastAsia"/>
        </w:rPr>
        <w:t>Isohelix</w:t>
      </w:r>
      <w:proofErr w:type="spellEnd"/>
      <w:r w:rsidR="080B3416" w:rsidRPr="75DB7D1A">
        <w:rPr>
          <w:rFonts w:eastAsiaTheme="minorEastAsia"/>
        </w:rPr>
        <w:t>)</w:t>
      </w:r>
      <w:r w:rsidR="092A5A2E" w:rsidRPr="75DB7D1A">
        <w:rPr>
          <w:rFonts w:eastAsiaTheme="minorEastAsia"/>
        </w:rPr>
        <w:t>,</w:t>
      </w:r>
      <w:r w:rsidR="61541FD7" w:rsidRPr="75DB7D1A">
        <w:rPr>
          <w:rFonts w:eastAsiaTheme="minorEastAsia"/>
        </w:rPr>
        <w:t xml:space="preserve"> storage</w:t>
      </w:r>
      <w:r w:rsidR="3F2F7522" w:rsidRPr="75DB7D1A">
        <w:rPr>
          <w:rFonts w:eastAsiaTheme="minorEastAsia"/>
        </w:rPr>
        <w:t xml:space="preserve"> </w:t>
      </w:r>
      <w:r w:rsidR="61541FD7" w:rsidRPr="75DB7D1A">
        <w:rPr>
          <w:rFonts w:eastAsiaTheme="minorEastAsia"/>
        </w:rPr>
        <w:t>tube</w:t>
      </w:r>
      <w:r w:rsidR="56423711" w:rsidRPr="75DB7D1A">
        <w:rPr>
          <w:rFonts w:eastAsiaTheme="minorEastAsia"/>
        </w:rPr>
        <w:t>, and pipette tip</w:t>
      </w:r>
      <w:r w:rsidR="07E55C20" w:rsidRPr="75DB7D1A">
        <w:rPr>
          <w:rFonts w:eastAsiaTheme="minorEastAsia"/>
        </w:rPr>
        <w:t xml:space="preserve"> (£0.19)</w:t>
      </w:r>
      <w:r w:rsidR="61541FD7" w:rsidRPr="75DB7D1A">
        <w:rPr>
          <w:rFonts w:eastAsiaTheme="minorEastAsia"/>
        </w:rPr>
        <w:t>)</w:t>
      </w:r>
      <w:r w:rsidR="161ED731" w:rsidRPr="75DB7D1A">
        <w:rPr>
          <w:rFonts w:eastAsiaTheme="minorEastAsia"/>
        </w:rPr>
        <w:t xml:space="preserve"> </w:t>
      </w:r>
      <w:r w:rsidR="00550D2A" w:rsidRPr="75DB7D1A">
        <w:rPr>
          <w:rFonts w:eastAsiaTheme="minorEastAsia"/>
        </w:rPr>
        <w:t xml:space="preserve">and the cost of a PCR test </w:t>
      </w:r>
      <w:r w:rsidR="00D660D9" w:rsidRPr="75DB7D1A">
        <w:rPr>
          <w:rFonts w:eastAsiaTheme="minorEastAsia"/>
        </w:rPr>
        <w:t>to be</w:t>
      </w:r>
      <w:r w:rsidR="00550D2A" w:rsidRPr="75DB7D1A">
        <w:rPr>
          <w:rFonts w:eastAsiaTheme="minorEastAsia"/>
        </w:rPr>
        <w:t xml:space="preserve"> £</w:t>
      </w:r>
      <w:r w:rsidR="060AEFE0" w:rsidRPr="75DB7D1A">
        <w:rPr>
          <w:rFonts w:eastAsiaTheme="minorEastAsia"/>
        </w:rPr>
        <w:t>12.46</w:t>
      </w:r>
      <w:r w:rsidR="69244DF8" w:rsidRPr="75DB7D1A">
        <w:rPr>
          <w:rFonts w:eastAsiaTheme="minorEastAsia"/>
        </w:rPr>
        <w:t xml:space="preserve"> (</w:t>
      </w:r>
      <w:r w:rsidR="394D10E0" w:rsidRPr="75DB7D1A">
        <w:rPr>
          <w:rFonts w:eastAsiaTheme="minorEastAsia"/>
        </w:rPr>
        <w:t xml:space="preserve">based on 1 extraction using </w:t>
      </w:r>
      <w:proofErr w:type="spellStart"/>
      <w:r w:rsidR="002836C8" w:rsidRPr="75DB7D1A">
        <w:rPr>
          <w:rFonts w:eastAsiaTheme="minorEastAsia"/>
        </w:rPr>
        <w:t>QIAsymphony</w:t>
      </w:r>
      <w:proofErr w:type="spellEnd"/>
      <w:r w:rsidR="002836C8" w:rsidRPr="75DB7D1A">
        <w:rPr>
          <w:rFonts w:eastAsiaTheme="minorEastAsia"/>
        </w:rPr>
        <w:t>® (QIAGEN)</w:t>
      </w:r>
      <w:r w:rsidR="394D10E0" w:rsidRPr="75DB7D1A">
        <w:rPr>
          <w:rFonts w:eastAsiaTheme="minorEastAsia"/>
        </w:rPr>
        <w:t xml:space="preserve"> kits at £4.46 per sample, and </w:t>
      </w:r>
      <w:r w:rsidR="009D3337" w:rsidRPr="75DB7D1A">
        <w:rPr>
          <w:rFonts w:eastAsiaTheme="minorEastAsia"/>
        </w:rPr>
        <w:t xml:space="preserve">one </w:t>
      </w:r>
      <w:r w:rsidR="394D10E0" w:rsidRPr="75DB7D1A">
        <w:rPr>
          <w:rFonts w:eastAsiaTheme="minorEastAsia"/>
        </w:rPr>
        <w:t>PCR reaction</w:t>
      </w:r>
      <w:r w:rsidR="77F1F611" w:rsidRPr="75DB7D1A">
        <w:rPr>
          <w:rFonts w:eastAsiaTheme="minorEastAsia"/>
        </w:rPr>
        <w:t xml:space="preserve"> using the </w:t>
      </w:r>
      <w:r w:rsidR="41FB1437" w:rsidRPr="75DB7D1A">
        <w:rPr>
          <w:rFonts w:eastAsiaTheme="minorEastAsia"/>
        </w:rPr>
        <w:t>Altona</w:t>
      </w:r>
      <w:r w:rsidR="69244DF8" w:rsidRPr="75DB7D1A">
        <w:rPr>
          <w:rFonts w:eastAsiaTheme="minorEastAsia"/>
        </w:rPr>
        <w:t xml:space="preserve"> </w:t>
      </w:r>
      <w:r w:rsidR="7E588C75" w:rsidRPr="75DB7D1A">
        <w:rPr>
          <w:rFonts w:eastAsiaTheme="minorEastAsia"/>
        </w:rPr>
        <w:t xml:space="preserve">SARS-CoV-2 </w:t>
      </w:r>
      <w:proofErr w:type="spellStart"/>
      <w:r w:rsidR="7E588C75" w:rsidRPr="75DB7D1A">
        <w:rPr>
          <w:rFonts w:eastAsiaTheme="minorEastAsia"/>
        </w:rPr>
        <w:t>RealStar</w:t>
      </w:r>
      <w:proofErr w:type="spellEnd"/>
      <w:r w:rsidR="7E588C75" w:rsidRPr="75DB7D1A">
        <w:rPr>
          <w:rFonts w:eastAsiaTheme="minorEastAsia"/>
        </w:rPr>
        <w:t xml:space="preserve"> RT-PCR Kit 1.0 </w:t>
      </w:r>
      <w:r w:rsidR="7B8DBBD2" w:rsidRPr="75DB7D1A">
        <w:rPr>
          <w:rFonts w:eastAsiaTheme="minorEastAsia"/>
        </w:rPr>
        <w:t>at £</w:t>
      </w:r>
      <w:r w:rsidR="50EC3F03" w:rsidRPr="75DB7D1A">
        <w:rPr>
          <w:rFonts w:eastAsiaTheme="minorEastAsia"/>
        </w:rPr>
        <w:t>8.00</w:t>
      </w:r>
      <w:r w:rsidR="7B8DBBD2" w:rsidRPr="75DB7D1A">
        <w:rPr>
          <w:rFonts w:eastAsiaTheme="minorEastAsia"/>
        </w:rPr>
        <w:t xml:space="preserve"> per sample</w:t>
      </w:r>
      <w:ins w:id="45" w:author="Theil, Florence" w:date="2021-02-23T10:06:00Z">
        <w:r w:rsidR="0017105D">
          <w:rPr>
            <w:rFonts w:eastAsiaTheme="minorEastAsia"/>
          </w:rPr>
          <w:t>)</w:t>
        </w:r>
      </w:ins>
      <w:r w:rsidR="3C2C7F62">
        <w:t>.</w:t>
      </w:r>
    </w:p>
    <w:p w14:paraId="5FB0C789" w14:textId="23CCD2D0" w:rsidR="0036288C" w:rsidRDefault="0036288C" w:rsidP="00785DAA">
      <w:pPr>
        <w:rPr>
          <w:rFonts w:eastAsiaTheme="minorEastAsia"/>
        </w:rPr>
      </w:pPr>
    </w:p>
    <w:p w14:paraId="078F38D4" w14:textId="21E332F5" w:rsidR="00AB463D" w:rsidRPr="002374BF" w:rsidRDefault="00D660D9" w:rsidP="002E053E">
      <w:pPr>
        <w:pStyle w:val="Heading2"/>
      </w:pPr>
      <w:r>
        <w:t>Lateral flow device</w:t>
      </w:r>
    </w:p>
    <w:p w14:paraId="328AD2CE" w14:textId="2642CED2" w:rsidR="00DD6C9A" w:rsidRPr="00DD6C9A" w:rsidRDefault="0056658C" w:rsidP="00604EAE">
      <w:pPr>
        <w:rPr>
          <w:rFonts w:eastAsiaTheme="minorEastAsia"/>
        </w:rPr>
      </w:pPr>
      <w:r>
        <w:rPr>
          <w:rFonts w:eastAsiaTheme="minorEastAsia"/>
        </w:rPr>
        <w:t xml:space="preserve">For the </w:t>
      </w:r>
      <w:r w:rsidR="0036288C">
        <w:rPr>
          <w:rFonts w:eastAsiaTheme="minorEastAsia"/>
        </w:rPr>
        <w:t xml:space="preserve">lateral flow device tests </w:t>
      </w:r>
      <w:r w:rsidR="00D660D9">
        <w:rPr>
          <w:rFonts w:eastAsiaTheme="minorEastAsia"/>
        </w:rPr>
        <w:t xml:space="preserve">(LFD) </w:t>
      </w:r>
      <w:r w:rsidR="0036288C">
        <w:rPr>
          <w:rFonts w:eastAsiaTheme="minorEastAsia"/>
        </w:rPr>
        <w:t xml:space="preserve">we </w:t>
      </w:r>
      <w:r w:rsidR="001F2344">
        <w:rPr>
          <w:rFonts w:eastAsiaTheme="minorEastAsia"/>
        </w:rPr>
        <w:t xml:space="preserve">assume </w:t>
      </w:r>
      <w:r w:rsidR="00287AE9">
        <w:rPr>
          <w:rFonts w:eastAsiaTheme="minorEastAsia"/>
        </w:rPr>
        <w:t xml:space="preserve">specificity of </w:t>
      </w:r>
      <w:r w:rsidR="00D660D9">
        <w:rPr>
          <w:rFonts w:eastAsiaTheme="minorEastAsia"/>
        </w:rPr>
        <w:t>99.68% and a sensitivity that is a function of viral load</w:t>
      </w:r>
      <w:r w:rsidR="00B61F19">
        <w:rPr>
          <w:rFonts w:eastAsiaTheme="minorEastAsia"/>
        </w:rPr>
        <w:t xml:space="preserv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e>
        </m:d>
      </m:oMath>
      <w:r w:rsidR="00D660D9" w:rsidRPr="32A8467B">
        <w:rPr>
          <w:rFonts w:eastAsiaTheme="minorEastAsia"/>
        </w:rPr>
        <w:t>.</w:t>
      </w:r>
      <w:r w:rsidR="00D660D9">
        <w:rPr>
          <w:rFonts w:eastAsiaTheme="minorEastAsia"/>
        </w:rPr>
        <w:t xml:space="preserve"> The </w:t>
      </w:r>
      <w:r w:rsidR="00D660D9" w:rsidRPr="00D660D9">
        <w:rPr>
          <w:rFonts w:eastAsiaTheme="minorEastAsia"/>
        </w:rPr>
        <w:t xml:space="preserve">Joint PHE </w:t>
      </w:r>
      <w:proofErr w:type="spellStart"/>
      <w:r w:rsidR="00D660D9" w:rsidRPr="00D660D9">
        <w:rPr>
          <w:rFonts w:eastAsiaTheme="minorEastAsia"/>
        </w:rPr>
        <w:t>Porton</w:t>
      </w:r>
      <w:proofErr w:type="spellEnd"/>
      <w:r w:rsidR="00D660D9" w:rsidRPr="00D660D9">
        <w:rPr>
          <w:rFonts w:eastAsiaTheme="minorEastAsia"/>
        </w:rPr>
        <w:t xml:space="preserve"> Down &amp; University of Oxford SARS-CoV-2 test development and validation cell</w:t>
      </w:r>
      <w:r w:rsidR="00CA09E7" w:rsidRPr="32A8467B">
        <w:rPr>
          <w:rFonts w:eastAsiaTheme="minorEastAsia"/>
        </w:rPr>
        <w:fldChar w:fldCharType="begin" w:fldLock="1"/>
      </w:r>
      <w:r w:rsidR="0089498D">
        <w:rPr>
          <w:rFonts w:eastAsiaTheme="minorEastAsia"/>
        </w:rPr>
        <w:instrText>ADDIN CSL_CITATION {"citationItems":[{"id":"ITEM-1","itemData":{"abstract":"Executive summary-At the request of Ministers in the UK Department of Health and Social Care, Public Health England Porton Down and the University of Oxford developed and delivered the infrastructure required to identify the most promising LFDs with the best performance characteristics-Extensive pre-clinical and clinical evaluation of LFDs has been completed both in the laboratory and in the field-LFDs show acceptable viral antigen detection with high specificity, sufficient sensitivity and low kit failure rates-One LFD, the Innova SARS-CoV-2 Antigen Rapid Qualitative Test, is nearing completion of the four-phase evaluation and the performance characteristics are summarised in this report.","id":"ITEM-1","issued":{"date-parts":[["0"]]},"title":"Rapid evaluation of Lateral Flow Viral Antigen detection devices (LFDs) for mass community testing","type":"report"},"uris":["http://www.mendeley.com/documents/?uuid=544b80d0-62e0-355c-a9fb-0f458f640733"]}],"mendeley":{"formattedCitation":"&lt;sup&gt;13&lt;/sup&gt;","plainTextFormattedCitation":"13","previouslyFormattedCitation":"&lt;sup&gt;13&lt;/sup&gt;"},"properties":{"noteIndex":0},"schema":"https://github.com/citation-style-language/schema/raw/master/csl-citation.json"}</w:instrText>
      </w:r>
      <w:r w:rsidR="00CA09E7" w:rsidRPr="32A8467B">
        <w:rPr>
          <w:rFonts w:eastAsiaTheme="minorEastAsia"/>
        </w:rPr>
        <w:fldChar w:fldCharType="separate"/>
      </w:r>
      <w:r w:rsidR="0089498D" w:rsidRPr="0089498D">
        <w:rPr>
          <w:rFonts w:eastAsiaTheme="minorEastAsia"/>
          <w:noProof/>
          <w:vertAlign w:val="superscript"/>
        </w:rPr>
        <w:t>13</w:t>
      </w:r>
      <w:r w:rsidR="00CA09E7" w:rsidRPr="32A8467B">
        <w:rPr>
          <w:rFonts w:eastAsiaTheme="minorEastAsia"/>
        </w:rPr>
        <w:fldChar w:fldCharType="end"/>
      </w:r>
      <w:r w:rsidR="00D660D9" w:rsidRPr="32A8467B">
        <w:rPr>
          <w:rFonts w:eastAsiaTheme="minorEastAsia"/>
        </w:rPr>
        <w:t xml:space="preserve"> </w:t>
      </w:r>
      <w:r w:rsidR="00D660D9">
        <w:rPr>
          <w:rFonts w:eastAsiaTheme="minorEastAsia"/>
        </w:rPr>
        <w:t xml:space="preserve">provides a mapping of RT-qPCR kinetics against LFD sensitivity, which we interpolated using a sigmoidal model using the </w:t>
      </w:r>
      <w:proofErr w:type="spellStart"/>
      <w:r w:rsidR="00D660D9">
        <w:rPr>
          <w:rFonts w:eastAsiaTheme="minorEastAsia"/>
        </w:rPr>
        <w:t>SSlogis</w:t>
      </w:r>
      <w:proofErr w:type="spellEnd"/>
      <w:r w:rsidR="00D660D9">
        <w:rPr>
          <w:rFonts w:eastAsiaTheme="minorEastAsia"/>
        </w:rPr>
        <w:t xml:space="preserve"> function in R (</w:t>
      </w:r>
      <w:del w:id="46" w:author="Gibran Hemani" w:date="2021-03-12T21:59:00Z">
        <w:r w:rsidR="00D660D9" w:rsidRPr="00DB1A0D" w:rsidDel="006B16C3">
          <w:rPr>
            <w:rFonts w:eastAsiaTheme="minorEastAsia"/>
            <w:b/>
            <w:bCs/>
          </w:rPr>
          <w:delText>Supplementary f</w:delText>
        </w:r>
      </w:del>
      <w:ins w:id="47" w:author="Gibran Hemani" w:date="2021-03-12T21:59:00Z">
        <w:r w:rsidR="006B16C3">
          <w:rPr>
            <w:rFonts w:eastAsiaTheme="minorEastAsia"/>
            <w:b/>
            <w:bCs/>
          </w:rPr>
          <w:t>F</w:t>
        </w:r>
      </w:ins>
      <w:r w:rsidR="00D660D9" w:rsidRPr="00DB1A0D">
        <w:rPr>
          <w:rFonts w:eastAsiaTheme="minorEastAsia"/>
          <w:b/>
          <w:bCs/>
        </w:rPr>
        <w:t xml:space="preserve">igure </w:t>
      </w:r>
      <w:r w:rsidR="00DB1A0D" w:rsidRPr="00DB1A0D">
        <w:rPr>
          <w:rFonts w:eastAsiaTheme="minorEastAsia"/>
          <w:b/>
          <w:bCs/>
        </w:rPr>
        <w:t>4</w:t>
      </w:r>
      <w:r w:rsidR="00D660D9">
        <w:rPr>
          <w:rFonts w:eastAsiaTheme="minorEastAsia"/>
        </w:rPr>
        <w:t xml:space="preserve">, </w:t>
      </w:r>
      <w:hyperlink r:id="rId15" w:history="1">
        <w:r w:rsidR="00B61F19" w:rsidRPr="00560E03">
          <w:rPr>
            <w:rStyle w:val="Hyperlink"/>
            <w:rFonts w:eastAsiaTheme="minorEastAsia"/>
          </w:rPr>
          <w:t>https://explodecomputer.github.io/covid-uob-pooling/lfd.html</w:t>
        </w:r>
      </w:hyperlink>
      <w:r w:rsidR="00D660D9">
        <w:rPr>
          <w:rFonts w:eastAsiaTheme="minorEastAsia"/>
        </w:rPr>
        <w:t>)</w:t>
      </w:r>
      <w:r w:rsidR="00B61F19">
        <w:rPr>
          <w:rFonts w:eastAsiaTheme="minorEastAsia"/>
        </w:rPr>
        <w:t>. The probability of testing positive for infected individuals is sampled as</w:t>
      </w:r>
      <w:r w:rsidR="00550D2A">
        <w:rPr>
          <w:rFonts w:eastAsiaTheme="minorEastAsia"/>
        </w:rPr>
        <w:t xml:space="preserve"> </w:t>
      </w:r>
    </w:p>
    <w:p w14:paraId="73D719A0" w14:textId="1EE85E0B" w:rsidR="00B61F19" w:rsidRDefault="00B61F19" w:rsidP="00785DAA">
      <w:pPr>
        <w:rPr>
          <w:rFonts w:eastAsiaTheme="minorEastAsia"/>
        </w:rPr>
      </w:pPr>
    </w:p>
    <w:p w14:paraId="536C8E62" w14:textId="18B897C5" w:rsidR="00B61F19" w:rsidRPr="002E053E" w:rsidRDefault="00000CB6" w:rsidP="00785DAA">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LFD=1,infected=1</m:t>
              </m:r>
            </m:e>
          </m:d>
          <m:r>
            <m:rPr>
              <m:sty m:val="p"/>
            </m:rPr>
            <w:rPr>
              <w:rFonts w:ascii="Cambria Math" w:eastAsiaTheme="minorEastAsia" w:hAnsi="Cambria Math"/>
            </w:rPr>
            <m:t>∼</m:t>
          </m:r>
          <m:r>
            <w:rPr>
              <w:rFonts w:ascii="Cambria Math" w:eastAsiaTheme="minorEastAsia" w:hAnsi="Cambria Math"/>
            </w:rPr>
            <m:t>Binom</m:t>
          </m:r>
          <m:d>
            <m:dPr>
              <m:ctrlPr>
                <w:rPr>
                  <w:rFonts w:ascii="Cambria Math" w:eastAsiaTheme="minorEastAsia" w:hAnsi="Cambria Math"/>
                  <w:i/>
                </w:rPr>
              </m:ctrlPr>
            </m:dPr>
            <m:e>
              <m:r>
                <w:rPr>
                  <w:rFonts w:ascii="Cambria Math" w:eastAsiaTheme="minorEastAsia" w:hAnsi="Cambria Math"/>
                </w:rPr>
                <m:t>1,S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e>
              </m:d>
            </m:e>
          </m:d>
        </m:oMath>
      </m:oMathPara>
    </w:p>
    <w:p w14:paraId="3EFB6462" w14:textId="35698717" w:rsidR="00B61F19" w:rsidRDefault="00B61F19" w:rsidP="00785DAA">
      <w:pPr>
        <w:rPr>
          <w:rFonts w:eastAsiaTheme="minorEastAsia"/>
        </w:rPr>
      </w:pPr>
    </w:p>
    <w:p w14:paraId="2C703A93" w14:textId="65D9BC63" w:rsidR="00B61F19" w:rsidRDefault="00B61F19" w:rsidP="00785DAA">
      <w:pPr>
        <w:rPr>
          <w:rFonts w:eastAsiaTheme="minorEastAsia"/>
        </w:rPr>
      </w:pPr>
      <w:r>
        <w:rPr>
          <w:rFonts w:eastAsiaTheme="minorEastAsia"/>
        </w:rPr>
        <w:t>and for uninfected individuals</w:t>
      </w:r>
    </w:p>
    <w:p w14:paraId="6D1D0924" w14:textId="77777777" w:rsidR="00B61F19" w:rsidRPr="00B61F19" w:rsidRDefault="00B61F19" w:rsidP="00785DAA">
      <w:pPr>
        <w:rPr>
          <w:rFonts w:eastAsiaTheme="minorEastAsia"/>
        </w:rPr>
      </w:pPr>
    </w:p>
    <w:p w14:paraId="431F2695" w14:textId="6E9560BE" w:rsidR="00B61F19" w:rsidRPr="002E053E" w:rsidRDefault="00000CB6" w:rsidP="00B61F19">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LFD=1,infected=0</m:t>
              </m:r>
            </m:e>
          </m:d>
          <m:r>
            <m:rPr>
              <m:sty m:val="p"/>
            </m:rPr>
            <w:rPr>
              <w:rFonts w:ascii="Cambria Math" w:eastAsiaTheme="minorEastAsia" w:hAnsi="Cambria Math"/>
            </w:rPr>
            <m:t>∼</m:t>
          </m:r>
          <m:r>
            <w:rPr>
              <w:rFonts w:ascii="Cambria Math" w:eastAsiaTheme="minorEastAsia" w:hAnsi="Cambria Math"/>
            </w:rPr>
            <m:t>Binom</m:t>
          </m:r>
          <m:d>
            <m:dPr>
              <m:ctrlPr>
                <w:rPr>
                  <w:rFonts w:ascii="Cambria Math" w:eastAsiaTheme="minorEastAsia" w:hAnsi="Cambria Math"/>
                  <w:i/>
                </w:rPr>
              </m:ctrlPr>
            </m:dPr>
            <m:e>
              <m:r>
                <w:rPr>
                  <w:rFonts w:ascii="Cambria Math" w:eastAsiaTheme="minorEastAsia" w:hAnsi="Cambria Math"/>
                </w:rPr>
                <m:t>1,0.9968</m:t>
              </m:r>
            </m:e>
          </m:d>
        </m:oMath>
      </m:oMathPara>
    </w:p>
    <w:p w14:paraId="7A609F51" w14:textId="79417148" w:rsidR="00D660D9" w:rsidRDefault="00D660D9" w:rsidP="00785DAA">
      <w:pPr>
        <w:rPr>
          <w:rFonts w:eastAsiaTheme="minorEastAsia"/>
        </w:rPr>
      </w:pPr>
    </w:p>
    <w:p w14:paraId="313CE6F3" w14:textId="38B35299" w:rsidR="00AB463D" w:rsidRPr="00DD6C9A" w:rsidRDefault="00337542" w:rsidP="00785DAA">
      <w:pPr>
        <w:rPr>
          <w:rFonts w:eastAsiaTheme="minorEastAsia"/>
        </w:rPr>
      </w:pPr>
      <w:r>
        <w:rPr>
          <w:rFonts w:eastAsiaTheme="minorEastAsia"/>
        </w:rPr>
        <w:t xml:space="preserve">In practice the LFD protocol is to perform the test twice, across </w:t>
      </w:r>
      <w:ins w:id="48" w:author="Theil, Florence" w:date="2021-02-23T10:07:00Z">
        <w:r w:rsidR="007F77A0">
          <w:rPr>
            <w:rFonts w:eastAsiaTheme="minorEastAsia"/>
          </w:rPr>
          <w:t>three</w:t>
        </w:r>
      </w:ins>
      <w:del w:id="49" w:author="Theil, Florence" w:date="2021-02-23T10:07:00Z">
        <w:r w:rsidR="00236D32" w:rsidDel="007F77A0">
          <w:rPr>
            <w:rFonts w:eastAsiaTheme="minorEastAsia"/>
          </w:rPr>
          <w:delText>3</w:delText>
        </w:r>
      </w:del>
      <w:r w:rsidR="00236D32">
        <w:rPr>
          <w:rFonts w:eastAsiaTheme="minorEastAsia"/>
        </w:rPr>
        <w:t xml:space="preserve"> </w:t>
      </w:r>
      <w:r>
        <w:rPr>
          <w:rFonts w:eastAsiaTheme="minorEastAsia"/>
        </w:rPr>
        <w:t xml:space="preserve">days, and </w:t>
      </w:r>
      <w:r w:rsidR="005B0B30">
        <w:rPr>
          <w:rFonts w:eastAsiaTheme="minorEastAsia"/>
        </w:rPr>
        <w:t>as</w:t>
      </w:r>
      <w:r w:rsidR="00A37A9B">
        <w:rPr>
          <w:rFonts w:eastAsiaTheme="minorEastAsia"/>
        </w:rPr>
        <w:t xml:space="preserve"> such we also estimate the sensitivity of getting at least one positive result </w:t>
      </w:r>
      <w:r w:rsidR="001A3C92">
        <w:rPr>
          <w:rFonts w:eastAsiaTheme="minorEastAsia"/>
        </w:rPr>
        <w:t>given changes in viral load across this time window.</w:t>
      </w:r>
      <w:r w:rsidR="0042021E">
        <w:rPr>
          <w:rFonts w:eastAsiaTheme="minorEastAsia"/>
        </w:rPr>
        <w:t xml:space="preserve"> We assume a cost of £5 per LFD test</w:t>
      </w:r>
      <w:r w:rsidR="00BA15FC">
        <w:rPr>
          <w:rFonts w:eastAsiaTheme="minorEastAsia"/>
        </w:rPr>
        <w:fldChar w:fldCharType="begin" w:fldLock="1"/>
      </w:r>
      <w:r w:rsidR="00F11306">
        <w:rPr>
          <w:rFonts w:eastAsiaTheme="minorEastAsia"/>
        </w:rPr>
        <w:instrText>ADDIN CSL_CITATION {"citationItems":[{"id":"ITEM-1","itemData":{"DOI":"10.1126/science.abe5319","ISSN":"0036-8075","author":[{"dropping-particle":"","family":"Service","given":"Robert","non-dropping-particle":"","parse-names":false,"suffix":""}],"container-title":"Science","id":"ITEM-1","issued":{"date-parts":[["2020","8","27"]]},"publisher":"American Association for the Advancement of Science (AAAS)","title":"In ‘milestone,’ FDA OKs simple, accurate coronavirus test that could cost just $5","type":"article-journal"},"uris":["http://www.mendeley.com/documents/?uuid=e2483721-c12f-37b2-bae9-1702ba9f21d7"]}],"mendeley":{"formattedCitation":"&lt;sup&gt;25&lt;/sup&gt;","plainTextFormattedCitation":"25","previouslyFormattedCitation":"&lt;sup&gt;25&lt;/sup&gt;"},"properties":{"noteIndex":0},"schema":"https://github.com/citation-style-language/schema/raw/master/csl-citation.json"}</w:instrText>
      </w:r>
      <w:r w:rsidR="00BA15FC">
        <w:rPr>
          <w:rFonts w:eastAsiaTheme="minorEastAsia"/>
        </w:rPr>
        <w:fldChar w:fldCharType="separate"/>
      </w:r>
      <w:r w:rsidR="0089498D" w:rsidRPr="0089498D">
        <w:rPr>
          <w:rFonts w:eastAsiaTheme="minorEastAsia"/>
          <w:noProof/>
          <w:vertAlign w:val="superscript"/>
        </w:rPr>
        <w:t>25</w:t>
      </w:r>
      <w:r w:rsidR="00BA15FC">
        <w:rPr>
          <w:rFonts w:eastAsiaTheme="minorEastAsia"/>
        </w:rPr>
        <w:fldChar w:fldCharType="end"/>
      </w:r>
      <w:r w:rsidR="0042021E">
        <w:rPr>
          <w:rFonts w:eastAsiaTheme="minorEastAsia"/>
        </w:rPr>
        <w:t>.</w:t>
      </w:r>
    </w:p>
    <w:p w14:paraId="32421BB0" w14:textId="77777777" w:rsidR="00DD6C9A" w:rsidRDefault="00DD6C9A" w:rsidP="00785DAA">
      <w:pPr>
        <w:rPr>
          <w:rFonts w:eastAsiaTheme="minorEastAsia"/>
        </w:rPr>
      </w:pPr>
    </w:p>
    <w:p w14:paraId="233AC2C5" w14:textId="4392682E" w:rsidR="00B54D0B" w:rsidRDefault="00B54D0B" w:rsidP="00B54D0B">
      <w:pPr>
        <w:pStyle w:val="Heading2"/>
        <w:rPr>
          <w:rFonts w:eastAsiaTheme="minorEastAsia"/>
        </w:rPr>
      </w:pPr>
      <w:r>
        <w:rPr>
          <w:rFonts w:eastAsiaTheme="minorEastAsia"/>
        </w:rPr>
        <w:t>Simulation setup</w:t>
      </w:r>
    </w:p>
    <w:p w14:paraId="41FB20AD" w14:textId="30E2931E" w:rsidR="008F479F" w:rsidRDefault="001E55AE" w:rsidP="00785DAA">
      <w:pPr>
        <w:rPr>
          <w:rFonts w:eastAsiaTheme="minorEastAsia"/>
        </w:rPr>
      </w:pPr>
      <w:r>
        <w:rPr>
          <w:rFonts w:eastAsiaTheme="minorEastAsia"/>
        </w:rPr>
        <w:t xml:space="preserve">We </w:t>
      </w:r>
      <w:r w:rsidR="00B54D0B">
        <w:rPr>
          <w:rFonts w:eastAsiaTheme="minorEastAsia"/>
        </w:rPr>
        <w:t xml:space="preserve">explore the performance of pooling strategies under </w:t>
      </w:r>
      <w:r w:rsidR="008F479F">
        <w:rPr>
          <w:rFonts w:eastAsiaTheme="minorEastAsia"/>
        </w:rPr>
        <w:t xml:space="preserve">the following </w:t>
      </w:r>
      <w:r w:rsidR="00215AF4">
        <w:rPr>
          <w:rFonts w:eastAsiaTheme="minorEastAsia"/>
        </w:rPr>
        <w:t xml:space="preserve">simulation </w:t>
      </w:r>
      <w:r w:rsidR="008F479F">
        <w:rPr>
          <w:rFonts w:eastAsiaTheme="minorEastAsia"/>
        </w:rPr>
        <w:t>scenarios</w:t>
      </w:r>
      <w:ins w:id="50" w:author="Theil, Florence" w:date="2021-02-23T10:07:00Z">
        <w:r w:rsidR="00CA5838">
          <w:rPr>
            <w:rFonts w:eastAsiaTheme="minorEastAsia"/>
          </w:rPr>
          <w:t>:</w:t>
        </w:r>
      </w:ins>
    </w:p>
    <w:p w14:paraId="4D8749F4" w14:textId="77777777" w:rsidR="008F479F" w:rsidRDefault="008F479F" w:rsidP="00785DAA">
      <w:pPr>
        <w:rPr>
          <w:rFonts w:eastAsiaTheme="minorEastAsia"/>
        </w:rPr>
      </w:pPr>
    </w:p>
    <w:p w14:paraId="531F79CF" w14:textId="77777777" w:rsidR="00215AF4" w:rsidRDefault="00215AF4" w:rsidP="00785DAA">
      <w:pPr>
        <w:rPr>
          <w:rFonts w:eastAsiaTheme="minorEastAsia"/>
        </w:rPr>
      </w:pPr>
      <w:r>
        <w:rPr>
          <w:rFonts w:eastAsiaTheme="minorEastAsia"/>
        </w:rPr>
        <w:t>I</w:t>
      </w:r>
      <w:r w:rsidR="00B54D0B">
        <w:rPr>
          <w:rFonts w:eastAsiaTheme="minorEastAsia"/>
        </w:rPr>
        <w:t>nitial prevalence</w:t>
      </w:r>
      <w:r>
        <w:rPr>
          <w:rFonts w:eastAsiaTheme="minorEastAsia"/>
        </w:rPr>
        <w:t>: 0.001, 0.01, 0.05</w:t>
      </w:r>
    </w:p>
    <w:p w14:paraId="2B70429F" w14:textId="69D975DC" w:rsidR="00215AF4" w:rsidRDefault="00B54D0B" w:rsidP="00785DAA">
      <w:pPr>
        <w:rPr>
          <w:rFonts w:eastAsiaTheme="minorEastAsia"/>
        </w:rPr>
      </w:pPr>
      <w:r>
        <w:rPr>
          <w:rFonts w:eastAsiaTheme="minorEastAsia"/>
        </w:rPr>
        <w:t>R value</w:t>
      </w:r>
      <w:r w:rsidR="00215AF4">
        <w:rPr>
          <w:rFonts w:eastAsiaTheme="minorEastAsia"/>
        </w:rPr>
        <w:t>: 0.</w:t>
      </w:r>
      <w:r w:rsidR="00265DF2">
        <w:rPr>
          <w:rFonts w:eastAsiaTheme="minorEastAsia"/>
        </w:rPr>
        <w:t>8</w:t>
      </w:r>
      <w:r w:rsidR="00215AF4">
        <w:rPr>
          <w:rFonts w:eastAsiaTheme="minorEastAsia"/>
        </w:rPr>
        <w:t>, 1, 3</w:t>
      </w:r>
    </w:p>
    <w:p w14:paraId="24D61908" w14:textId="5471B48A" w:rsidR="00B54D0B" w:rsidRDefault="00215AF4" w:rsidP="00785DAA">
      <w:pPr>
        <w:rPr>
          <w:rFonts w:eastAsiaTheme="minorEastAsia"/>
        </w:rPr>
      </w:pPr>
      <w:r>
        <w:rPr>
          <w:rFonts w:eastAsiaTheme="minorEastAsia"/>
        </w:rPr>
        <w:t>C</w:t>
      </w:r>
      <w:r w:rsidR="00B54D0B">
        <w:rPr>
          <w:rFonts w:eastAsiaTheme="minorEastAsia"/>
        </w:rPr>
        <w:t>ontainment</w:t>
      </w:r>
      <w:r>
        <w:rPr>
          <w:rFonts w:eastAsiaTheme="minorEastAsia"/>
        </w:rPr>
        <w:t>: ‘high’, ‘medium’, ‘low’</w:t>
      </w:r>
    </w:p>
    <w:p w14:paraId="598F7596" w14:textId="63E22C09" w:rsidR="004B1E20" w:rsidRDefault="004B1E20" w:rsidP="00785DAA">
      <w:pPr>
        <w:rPr>
          <w:rFonts w:eastAsiaTheme="minorEastAsia"/>
        </w:rPr>
      </w:pPr>
    </w:p>
    <w:p w14:paraId="7D7D2B24" w14:textId="43029E1A" w:rsidR="00215AF4" w:rsidRDefault="00215AF4" w:rsidP="00785DAA">
      <w:r>
        <w:t>Pool sizes are chosen to be 2, 3, 4, 5, 10, 15, 20, 25 or 30, and individuals are allocated to pools according to their living circles or at random. This results in 486 simulation scenarios, each of which is repeated 100 times.</w:t>
      </w:r>
    </w:p>
    <w:p w14:paraId="7AB9BF36" w14:textId="77777777" w:rsidR="00352A2E" w:rsidRDefault="00352A2E" w:rsidP="00785DAA"/>
    <w:p w14:paraId="118FA23F" w14:textId="3E18FF83" w:rsidR="00352A2E" w:rsidRPr="00A34AC3" w:rsidRDefault="004704AA" w:rsidP="00785DAA">
      <w:r>
        <w:lastRenderedPageBreak/>
        <w:t xml:space="preserve">The simulations </w:t>
      </w:r>
      <w:r w:rsidR="005F144D">
        <w:t xml:space="preserve">were all conducted using R 4.0.2 </w:t>
      </w:r>
      <w:r w:rsidR="00204A92">
        <w:t xml:space="preserve">and made reproducible via a </w:t>
      </w:r>
      <w:proofErr w:type="spellStart"/>
      <w:r w:rsidR="005F144D">
        <w:t>Snakemake</w:t>
      </w:r>
      <w:proofErr w:type="spellEnd"/>
      <w:r w:rsidR="00204A92">
        <w:t xml:space="preserve"> pipeline</w:t>
      </w:r>
      <w:r w:rsidR="00355D6A">
        <w:fldChar w:fldCharType="begin" w:fldLock="1"/>
      </w:r>
      <w:r w:rsidR="00F11306">
        <w:instrText>ADDIN CSL_CITATION {"citationItems":[{"id":"ITEM-1","itemData":{"DOI":"10.1093/bioinformatics/bts480","ISSN":"1367-4803","abstract":"Snakemake is a workflow engine that provides a readable Python-based workflow definition language and a powerful execution environment that scales from single-core workstations to compute clusters without modifying the workflow. It is the first system to support the use of automatically inferred multiple named wildcards (or variables) in input and output filenames. © The Author 2012. Published by Oxford University Press. All rights reserved.","author":[{"dropping-particle":"","family":"Koster","given":"J.","non-dropping-particle":"","parse-names":false,"suffix":""},{"dropping-particle":"","family":"Rahmann","given":"S.","non-dropping-particle":"","parse-names":false,"suffix":""}],"container-title":"Bioinformatics","id":"ITEM-1","issue":"19","issued":{"date-parts":[["2012","10","1"]]},"page":"2520-2522","publisher":"Oxford University Press","title":"Snakemake--a scalable bioinformatics workflow engine","type":"article-journal","volume":"28"},"uris":["http://www.mendeley.com/documents/?uuid=1b1b2e9d-7792-3741-b1da-02ef67ce798b"]}],"mendeley":{"formattedCitation":"&lt;sup&gt;26&lt;/sup&gt;","plainTextFormattedCitation":"26","previouslyFormattedCitation":"&lt;sup&gt;26&lt;/sup&gt;"},"properties":{"noteIndex":0},"schema":"https://github.com/citation-style-language/schema/raw/master/csl-citation.json"}</w:instrText>
      </w:r>
      <w:r w:rsidR="00355D6A">
        <w:fldChar w:fldCharType="separate"/>
      </w:r>
      <w:r w:rsidR="0089498D" w:rsidRPr="0089498D">
        <w:rPr>
          <w:noProof/>
          <w:vertAlign w:val="superscript"/>
        </w:rPr>
        <w:t>26</w:t>
      </w:r>
      <w:r w:rsidR="00355D6A">
        <w:fldChar w:fldCharType="end"/>
      </w:r>
      <w:r w:rsidR="00A44E1E">
        <w:t xml:space="preserve">. Code can be accessed here: </w:t>
      </w:r>
      <w:hyperlink r:id="rId16" w:history="1">
        <w:r w:rsidR="00DC497D" w:rsidRPr="00C46BB5">
          <w:rPr>
            <w:rStyle w:val="Hyperlink"/>
          </w:rPr>
          <w:t>https://github.com/explodecomputer/covid-uob-pooling</w:t>
        </w:r>
      </w:hyperlink>
    </w:p>
    <w:p w14:paraId="2985F0E2" w14:textId="79490055" w:rsidR="000A40CB" w:rsidRDefault="00B54D0B" w:rsidP="0042021E">
      <w:pPr>
        <w:pStyle w:val="Heading1"/>
      </w:pPr>
      <w:r>
        <w:rPr>
          <w:rFonts w:eastAsiaTheme="minorEastAsia"/>
        </w:rPr>
        <w:t>Results</w:t>
      </w:r>
    </w:p>
    <w:p w14:paraId="05ED18DB" w14:textId="7DAB23B6" w:rsidR="0087282D" w:rsidRDefault="00D27AB0" w:rsidP="002E053E">
      <w:pPr>
        <w:pStyle w:val="Heading2"/>
      </w:pPr>
      <w:r>
        <w:t xml:space="preserve">Pooled testing volume depends on </w:t>
      </w:r>
      <w:r w:rsidR="00157C5A">
        <w:t>epidemiological context</w:t>
      </w:r>
    </w:p>
    <w:p w14:paraId="6788AEA1" w14:textId="6C051D56" w:rsidR="00157C5A" w:rsidRDefault="2D8E298E" w:rsidP="00096A34">
      <w:r>
        <w:t xml:space="preserve">A major motivation for a pooled testing strategy is to reduce </w:t>
      </w:r>
      <w:r w:rsidR="01393094">
        <w:t xml:space="preserve">the financial </w:t>
      </w:r>
      <w:r>
        <w:t xml:space="preserve">cost </w:t>
      </w:r>
      <w:r w:rsidR="01393094">
        <w:t xml:space="preserve">by reducing the number of assays that need to be performed. In a simple pooling approach </w:t>
      </w:r>
      <w:r w:rsidR="5EE7AF17">
        <w:t>that</w:t>
      </w:r>
      <w:r w:rsidR="01393094">
        <w:t xml:space="preserve"> does not </w:t>
      </w:r>
      <w:r w:rsidR="34A22D36">
        <w:t>follow</w:t>
      </w:r>
      <w:ins w:id="51" w:author="Theil, Florence" w:date="2021-02-23T10:09:00Z">
        <w:r w:rsidR="008F64D5">
          <w:t xml:space="preserve"> </w:t>
        </w:r>
      </w:ins>
      <w:del w:id="52" w:author="Theil, Florence" w:date="2021-02-23T10:09:00Z">
        <w:r w:rsidR="34A22D36" w:rsidDel="008F64D5">
          <w:delText>-</w:delText>
        </w:r>
      </w:del>
      <w:r w:rsidR="34A22D36">
        <w:t>up positive pooled samples</w:t>
      </w:r>
      <w:r w:rsidR="00605100">
        <w:t xml:space="preserve"> </w:t>
      </w:r>
      <w:r w:rsidR="34A22D36">
        <w:t>to determine the specific individuals infected, this reduction in costs will be related to the number of samples included in the pool</w:t>
      </w:r>
      <w:r w:rsidR="007F134C">
        <w:t xml:space="preserve">, but results in all </w:t>
      </w:r>
      <w:r w:rsidR="00585B3B">
        <w:t>individuals in the pool behaving as if they are infected</w:t>
      </w:r>
      <w:r w:rsidR="34A22D36">
        <w:t xml:space="preserve">. </w:t>
      </w:r>
      <w:r w:rsidR="6EA3894C">
        <w:t>However, as is well established</w:t>
      </w:r>
      <w:r w:rsidR="291357EE">
        <w:t xml:space="preserve">, if positive pools are to be followed up then the total number of tests could </w:t>
      </w:r>
      <w:r w:rsidR="3E6C14EF">
        <w:t xml:space="preserve">drastically </w:t>
      </w:r>
      <w:r w:rsidR="7066CFB1">
        <w:t>increase when prevalence is high</w:t>
      </w:r>
      <w:r w:rsidR="7D316A04">
        <w:t xml:space="preserve"> </w:t>
      </w:r>
      <w:r w:rsidR="7D316A04" w:rsidRPr="00736008">
        <w:t>(</w:t>
      </w:r>
      <w:r w:rsidR="7D316A04" w:rsidRPr="00736008">
        <w:rPr>
          <w:rPrChange w:id="53" w:author="Theil, Florence" w:date="2021-02-23T10:10:00Z">
            <w:rPr>
              <w:b/>
              <w:bCs/>
            </w:rPr>
          </w:rPrChange>
        </w:rPr>
        <w:t xml:space="preserve">Figure </w:t>
      </w:r>
      <w:ins w:id="54" w:author="Gibran Hemani" w:date="2021-03-12T21:59:00Z">
        <w:r w:rsidR="006B16C3">
          <w:t>5</w:t>
        </w:r>
      </w:ins>
      <w:del w:id="55" w:author="Gibran Hemani" w:date="2021-03-12T21:59:00Z">
        <w:r w:rsidR="7D316A04" w:rsidRPr="00736008" w:rsidDel="006B16C3">
          <w:rPr>
            <w:rPrChange w:id="56" w:author="Theil, Florence" w:date="2021-02-23T10:10:00Z">
              <w:rPr>
                <w:b/>
                <w:bCs/>
              </w:rPr>
            </w:rPrChange>
          </w:rPr>
          <w:delText>1</w:delText>
        </w:r>
      </w:del>
      <w:r w:rsidR="7D316A04" w:rsidRPr="00736008">
        <w:t>)</w:t>
      </w:r>
      <w:r w:rsidR="796A8524" w:rsidRPr="00867903">
        <w:t>,</w:t>
      </w:r>
      <w:r w:rsidR="796A8524">
        <w:t xml:space="preserve"> particularly when pool sizes are larger</w:t>
      </w:r>
      <w:r w:rsidR="7D316A04">
        <w:t>.</w:t>
      </w:r>
      <w:r w:rsidR="796A8524">
        <w:t xml:space="preserve"> For example, </w:t>
      </w:r>
      <w:r w:rsidR="0B7CDB93">
        <w:t>when initial prevalence is at 5% and the R value is</w:t>
      </w:r>
      <w:r w:rsidR="79838A4F">
        <w:t xml:space="preserve"> high, a </w:t>
      </w:r>
      <w:r w:rsidR="6063691B">
        <w:t xml:space="preserve">strategy of </w:t>
      </w:r>
      <w:r w:rsidR="79838A4F">
        <w:t>pool size of 20 comprising random samples</w:t>
      </w:r>
      <w:r w:rsidR="27C1B752">
        <w:t xml:space="preserve"> </w:t>
      </w:r>
      <w:r w:rsidR="79838A4F">
        <w:t xml:space="preserve">will require as many tests </w:t>
      </w:r>
      <w:r w:rsidR="6063691B">
        <w:t xml:space="preserve">as </w:t>
      </w:r>
      <w:r w:rsidR="27C1B752">
        <w:t>a simpler approach of testing everybody, if positive pools are followed up for individual testing.</w:t>
      </w:r>
      <w:r w:rsidR="7D316A04">
        <w:t xml:space="preserve"> </w:t>
      </w:r>
      <w:r w:rsidR="2EC5C211">
        <w:t xml:space="preserve">However, if we pool based on living circle </w:t>
      </w:r>
      <w:r w:rsidR="0E1EE9CF">
        <w:t xml:space="preserve">in this context where </w:t>
      </w:r>
      <w:r w:rsidR="6D754350">
        <w:t>most cases are clustered</w:t>
      </w:r>
      <w:r w:rsidR="0E1EE9CF">
        <w:t>,</w:t>
      </w:r>
      <w:r w:rsidR="6D754350">
        <w:t xml:space="preserve"> </w:t>
      </w:r>
      <w:r w:rsidR="2EC5C211">
        <w:t xml:space="preserve">then </w:t>
      </w:r>
      <w:r w:rsidR="6D754350">
        <w:t xml:space="preserve">fewer pools will contain positive individuals, and the number of tests </w:t>
      </w:r>
      <w:r w:rsidR="326BCF5B">
        <w:t>could be attenuated</w:t>
      </w:r>
      <w:r w:rsidR="2652F341">
        <w:t xml:space="preserve"> by </w:t>
      </w:r>
      <w:r w:rsidR="1B0E8EF9">
        <w:t>15</w:t>
      </w:r>
      <w:r w:rsidR="2652F341">
        <w:t xml:space="preserve">%. </w:t>
      </w:r>
    </w:p>
    <w:p w14:paraId="4719B0D7" w14:textId="77777777" w:rsidR="00D7630F" w:rsidRPr="002E053E" w:rsidRDefault="00D7630F" w:rsidP="00096A34"/>
    <w:p w14:paraId="2E9F04FE" w14:textId="79D83B3E" w:rsidR="00C46640" w:rsidRDefault="004B5E5E" w:rsidP="1516FC99">
      <w:pPr>
        <w:pStyle w:val="Heading2"/>
        <w:rPr>
          <w:rFonts w:eastAsiaTheme="minorEastAsia"/>
        </w:rPr>
      </w:pPr>
      <w:r w:rsidRPr="1516FC99">
        <w:rPr>
          <w:rFonts w:eastAsiaTheme="minorEastAsia"/>
        </w:rPr>
        <w:t>Test sensitivity</w:t>
      </w:r>
    </w:p>
    <w:p w14:paraId="22216FC6" w14:textId="0284DBAF" w:rsidR="7319851A" w:rsidRDefault="001D3A9F" w:rsidP="7319851A">
      <w:r>
        <w:t xml:space="preserve">The rate at which infected individuals are tested positive varies </w:t>
      </w:r>
      <w:r w:rsidR="00F228A4">
        <w:t xml:space="preserve">across the various simulation scenarios. </w:t>
      </w:r>
      <w:r w:rsidR="007F4C51">
        <w:t xml:space="preserve">Pooling </w:t>
      </w:r>
      <w:r w:rsidR="0066628F">
        <w:t xml:space="preserve">samples reduces test sensitivity as expected, but </w:t>
      </w:r>
      <w:r w:rsidR="00D85E66">
        <w:t>how</w:t>
      </w:r>
      <w:r w:rsidR="0066628F">
        <w:t xml:space="preserve"> </w:t>
      </w:r>
      <w:r w:rsidR="00D067CA">
        <w:t xml:space="preserve">the performance depends substantially on the </w:t>
      </w:r>
      <w:r w:rsidR="00BE345E">
        <w:t xml:space="preserve">loss is related to </w:t>
      </w:r>
      <w:r w:rsidR="005E3784">
        <w:t>clustering</w:t>
      </w:r>
      <w:r w:rsidR="00D60D74">
        <w:t xml:space="preserve"> of cases</w:t>
      </w:r>
      <w:r w:rsidR="00EC0962">
        <w:t>, pooling strategy</w:t>
      </w:r>
      <w:r w:rsidR="005E3784">
        <w:t xml:space="preserve"> and </w:t>
      </w:r>
      <w:r w:rsidR="00EC0962">
        <w:t>prevalence</w:t>
      </w:r>
      <w:r w:rsidR="00D60D74">
        <w:t xml:space="preserve"> (</w:t>
      </w:r>
      <w:r w:rsidR="00D60D74" w:rsidRPr="00867903">
        <w:rPr>
          <w:rPrChange w:id="57" w:author="Theil, Florence" w:date="2021-02-23T10:11:00Z">
            <w:rPr>
              <w:b/>
              <w:bCs/>
            </w:rPr>
          </w:rPrChange>
        </w:rPr>
        <w:t xml:space="preserve">Figure </w:t>
      </w:r>
      <w:ins w:id="58" w:author="Gibran Hemani" w:date="2021-03-12T21:59:00Z">
        <w:r w:rsidR="006B16C3">
          <w:t>6</w:t>
        </w:r>
      </w:ins>
      <w:del w:id="59" w:author="Gibran Hemani" w:date="2021-03-12T21:59:00Z">
        <w:r w:rsidR="007D2DAA" w:rsidRPr="00867903" w:rsidDel="006B16C3">
          <w:rPr>
            <w:rPrChange w:id="60" w:author="Theil, Florence" w:date="2021-02-23T10:11:00Z">
              <w:rPr>
                <w:b/>
                <w:bCs/>
              </w:rPr>
            </w:rPrChange>
          </w:rPr>
          <w:delText>2</w:delText>
        </w:r>
      </w:del>
      <w:r w:rsidR="00D60D74" w:rsidRPr="00867903">
        <w:t>)</w:t>
      </w:r>
      <w:r w:rsidR="00EC0962" w:rsidRPr="006F7F33">
        <w:t>.</w:t>
      </w:r>
      <w:r w:rsidR="00EC0962">
        <w:t xml:space="preserve"> </w:t>
      </w:r>
      <w:r w:rsidR="00D60D74">
        <w:t xml:space="preserve">Higher clustering of cases </w:t>
      </w:r>
      <w:r w:rsidR="007D7C66">
        <w:t xml:space="preserve">reduces loss of sensitivity as </w:t>
      </w:r>
      <w:r w:rsidR="00AF2396">
        <w:t>pool size increas</w:t>
      </w:r>
      <w:r w:rsidR="001D1FEB">
        <w:t>es</w:t>
      </w:r>
      <w:del w:id="61" w:author="Theil, Florence" w:date="2021-02-23T10:12:00Z">
        <w:r w:rsidR="001D1FEB" w:rsidDel="006F7F33">
          <w:delText>,</w:delText>
        </w:r>
      </w:del>
      <w:r w:rsidR="001D1FEB">
        <w:t xml:space="preserve"> because the dilution of </w:t>
      </w:r>
      <w:r w:rsidR="007A2151">
        <w:t xml:space="preserve">nucleotides is </w:t>
      </w:r>
      <w:r w:rsidR="00A1098A">
        <w:t xml:space="preserve">reduced when </w:t>
      </w:r>
      <w:r w:rsidR="000F5952">
        <w:t xml:space="preserve">clustered cases are pooled together. A similar </w:t>
      </w:r>
      <w:r w:rsidR="00D83AC2">
        <w:t xml:space="preserve">amelioration </w:t>
      </w:r>
      <w:r w:rsidR="000F5952">
        <w:t>of</w:t>
      </w:r>
      <w:r w:rsidR="00D83AC2">
        <w:t xml:space="preserve"> the impact of</w:t>
      </w:r>
      <w:r w:rsidR="000F5952">
        <w:t xml:space="preserve"> dilution occurs as the prevalence increases. </w:t>
      </w:r>
      <w:r w:rsidR="00030214">
        <w:t xml:space="preserve">The improvement in sensitivity </w:t>
      </w:r>
      <w:r w:rsidR="0041286C">
        <w:t xml:space="preserve">achieved by pooling by living circle is </w:t>
      </w:r>
      <w:r w:rsidR="00790271">
        <w:t xml:space="preserve">particularly pronounced </w:t>
      </w:r>
      <w:r w:rsidR="008736B1">
        <w:t xml:space="preserve">when </w:t>
      </w:r>
      <w:r w:rsidR="00E5744C">
        <w:t xml:space="preserve">disease transmission is largely restricted to </w:t>
      </w:r>
      <w:r w:rsidR="005723E9">
        <w:t xml:space="preserve">be within living circles, as this minimises isolated positive cases </w:t>
      </w:r>
      <w:r w:rsidR="00407D85">
        <w:t>within pools.</w:t>
      </w:r>
      <w:r w:rsidR="00FC4A8D">
        <w:t xml:space="preserve"> </w:t>
      </w:r>
      <w:r w:rsidR="00EE01A9">
        <w:t xml:space="preserve">The </w:t>
      </w:r>
      <w:r w:rsidR="00C92FE1">
        <w:t xml:space="preserve">sensitivity of LFD improves substantially when </w:t>
      </w:r>
      <w:r w:rsidR="00D7630F">
        <w:t>it is applied twice</w:t>
      </w:r>
      <w:r w:rsidR="788DE74A">
        <w:t>;</w:t>
      </w:r>
      <w:r w:rsidR="00D7630F">
        <w:t xml:space="preserve"> however</w:t>
      </w:r>
      <w:r w:rsidR="51EFF190">
        <w:t>,</w:t>
      </w:r>
      <w:r w:rsidR="00D7630F">
        <w:t xml:space="preserve"> in most scenarios pooling approaches will outperform the sensitivity of LFD.</w:t>
      </w:r>
    </w:p>
    <w:p w14:paraId="538F2292" w14:textId="77777777" w:rsidR="00DF13C3" w:rsidRDefault="00DF13C3" w:rsidP="000761AD"/>
    <w:p w14:paraId="0CE40D82" w14:textId="69A6C530" w:rsidR="009256F0" w:rsidRDefault="009256F0" w:rsidP="00E251B5">
      <w:pPr>
        <w:pStyle w:val="Heading2"/>
      </w:pPr>
      <w:r>
        <w:t>Cost effectiveness of testing strategies</w:t>
      </w:r>
    </w:p>
    <w:p w14:paraId="38658DC5" w14:textId="3263074A" w:rsidR="00866FA5" w:rsidRPr="00866FA5" w:rsidRDefault="00981126" w:rsidP="003F3A51">
      <w:r>
        <w:t xml:space="preserve">We based the cost effectiveness </w:t>
      </w:r>
      <w:r w:rsidR="004A2F86">
        <w:t xml:space="preserve">of a particular strategy </w:t>
      </w:r>
      <w:r>
        <w:t xml:space="preserve">on </w:t>
      </w:r>
      <w:r w:rsidR="004A2F86">
        <w:t xml:space="preserve">its </w:t>
      </w:r>
      <w:r>
        <w:t xml:space="preserve">positive predictive value </w:t>
      </w:r>
      <w:r w:rsidR="004A2F86">
        <w:t xml:space="preserve">(PPV), defined as </w:t>
      </w:r>
      <w:r w:rsidR="00353018">
        <w:t>the probability, given a positive test result, that an individual really has the disease</w:t>
      </w:r>
      <w:r w:rsidR="004A2F86">
        <w:t>.</w:t>
      </w:r>
      <w:r w:rsidR="0018768F">
        <w:t xml:space="preserve"> PPV is a function of prevalence, sensitivity and specificity. </w:t>
      </w:r>
      <w:r w:rsidR="004D59ED" w:rsidRPr="208686BD">
        <w:rPr>
          <w:b/>
          <w:bCs/>
        </w:rPr>
        <w:t xml:space="preserve">Figure </w:t>
      </w:r>
      <w:ins w:id="62" w:author="Gibran Hemani" w:date="2021-03-12T21:59:00Z">
        <w:r w:rsidR="006B16C3">
          <w:rPr>
            <w:b/>
            <w:bCs/>
          </w:rPr>
          <w:t>7</w:t>
        </w:r>
      </w:ins>
      <w:del w:id="63" w:author="Gibran Hemani" w:date="2021-03-12T21:59:00Z">
        <w:r w:rsidR="004D59ED" w:rsidRPr="208686BD" w:rsidDel="006B16C3">
          <w:rPr>
            <w:b/>
            <w:bCs/>
          </w:rPr>
          <w:delText>3</w:delText>
        </w:r>
      </w:del>
      <w:r w:rsidR="004D59ED">
        <w:t xml:space="preserve"> shows </w:t>
      </w:r>
      <w:r w:rsidR="00CD7290">
        <w:t xml:space="preserve">that </w:t>
      </w:r>
      <w:r w:rsidR="004D59ED">
        <w:t xml:space="preserve">the </w:t>
      </w:r>
      <w:r w:rsidR="002D0D44">
        <w:t xml:space="preserve">strategy that maximises the </w:t>
      </w:r>
      <w:r w:rsidR="004D59ED">
        <w:t>PPV to cost ratio</w:t>
      </w:r>
      <w:r w:rsidR="00CD7290">
        <w:t xml:space="preserve"> varies substantially by prevalence</w:t>
      </w:r>
      <w:r w:rsidR="002D0D44">
        <w:t xml:space="preserve">. When prevalence is low then pooled tests are likely to reduce the proportion of false positives and therefore </w:t>
      </w:r>
      <w:r w:rsidR="006B0022">
        <w:t xml:space="preserve">can improve on individual based tests. </w:t>
      </w:r>
      <w:r w:rsidR="00622143">
        <w:t xml:space="preserve">When prevalence is high, </w:t>
      </w:r>
      <w:r w:rsidR="0018768F">
        <w:t xml:space="preserve">the sensitivity </w:t>
      </w:r>
      <w:r w:rsidR="00C36FF3">
        <w:t xml:space="preserve">is relatively similar across all strategies, the false positive rate is a small fraction of </w:t>
      </w:r>
      <w:r w:rsidR="00C97B84">
        <w:t>total positives,</w:t>
      </w:r>
      <w:r w:rsidR="00C36FF3">
        <w:t xml:space="preserve"> and so the </w:t>
      </w:r>
      <w:r w:rsidR="007723F1">
        <w:t>low cost of LFD appears favourable.</w:t>
      </w:r>
    </w:p>
    <w:p w14:paraId="5805AEDC" w14:textId="6D120F07" w:rsidR="00A34AC3" w:rsidRDefault="00A34AC3" w:rsidP="00A34AC3"/>
    <w:p w14:paraId="2ADF494E" w14:textId="6DC9388E" w:rsidR="007723F1" w:rsidRDefault="007723F1" w:rsidP="002E053E">
      <w:pPr>
        <w:pStyle w:val="Heading2"/>
      </w:pPr>
      <w:r>
        <w:t>Estimating prevalence</w:t>
      </w:r>
    </w:p>
    <w:p w14:paraId="42B956C9" w14:textId="1C1B6C70" w:rsidR="00785DAA" w:rsidRPr="00785DAA" w:rsidRDefault="00C036E7" w:rsidP="00785DAA">
      <w:pPr>
        <w:rPr>
          <w:rFonts w:eastAsiaTheme="minorEastAsia"/>
        </w:rPr>
      </w:pPr>
      <w:r>
        <w:t xml:space="preserve">Large scale testing can also be valuable as a surveillance tool. We evaluated the accuracy </w:t>
      </w:r>
      <w:r w:rsidR="00336203">
        <w:t xml:space="preserve">prevalence estimates for different testing </w:t>
      </w:r>
      <w:r w:rsidR="00336203" w:rsidRPr="003F40B0">
        <w:t>strategies (</w:t>
      </w:r>
      <w:r w:rsidR="00336203" w:rsidRPr="003F40B0">
        <w:rPr>
          <w:rPrChange w:id="64" w:author="Theil, Florence" w:date="2021-02-23T10:12:00Z">
            <w:rPr>
              <w:b/>
              <w:bCs/>
            </w:rPr>
          </w:rPrChange>
        </w:rPr>
        <w:t xml:space="preserve">Figure </w:t>
      </w:r>
      <w:ins w:id="65" w:author="Gibran Hemani" w:date="2021-03-12T21:59:00Z">
        <w:r w:rsidR="006B16C3">
          <w:t>8</w:t>
        </w:r>
      </w:ins>
      <w:del w:id="66" w:author="Gibran Hemani" w:date="2021-03-12T21:59:00Z">
        <w:r w:rsidR="00336203" w:rsidRPr="003F40B0" w:rsidDel="006B16C3">
          <w:rPr>
            <w:rPrChange w:id="67" w:author="Theil, Florence" w:date="2021-02-23T10:12:00Z">
              <w:rPr>
                <w:b/>
                <w:bCs/>
              </w:rPr>
            </w:rPrChange>
          </w:rPr>
          <w:delText>4</w:delText>
        </w:r>
      </w:del>
      <w:r w:rsidR="00336203" w:rsidRPr="003F40B0">
        <w:t>)</w:t>
      </w:r>
      <w:r w:rsidR="00336203">
        <w:t xml:space="preserve"> and found that </w:t>
      </w:r>
      <w:r w:rsidR="008317F9">
        <w:t xml:space="preserve">individual tests and pooled tests with follow ups offered </w:t>
      </w:r>
      <w:r w:rsidR="007D2924">
        <w:t xml:space="preserve">good estimates of the prevalence. However, if </w:t>
      </w:r>
      <w:r w:rsidR="007D2924">
        <w:lastRenderedPageBreak/>
        <w:t xml:space="preserve">pooled tests </w:t>
      </w:r>
      <w:r w:rsidR="006D5D7C">
        <w:t xml:space="preserve">without follow up </w:t>
      </w:r>
      <w:r w:rsidR="007D2924">
        <w:t xml:space="preserve">were to be used to estimate the </w:t>
      </w:r>
      <w:r w:rsidR="006D5D7C">
        <w:t xml:space="preserve">prevalence then assumptions would need to be made about the proportion of samples within a test that are likely to be </w:t>
      </w:r>
      <w:r w:rsidR="00EE0C5C">
        <w:t>positive in order for that to be a cost</w:t>
      </w:r>
      <w:r w:rsidR="0025404A">
        <w:t>-</w:t>
      </w:r>
      <w:r w:rsidR="00EE0C5C">
        <w:t xml:space="preserve">effective way of estimating prevalence accurately. </w:t>
      </w:r>
    </w:p>
    <w:p w14:paraId="698783E6" w14:textId="67198CC1" w:rsidR="00A60C2A" w:rsidRDefault="00A60C2A" w:rsidP="002E053E">
      <w:pPr>
        <w:pStyle w:val="Heading1"/>
      </w:pPr>
      <w:r>
        <w:t>Discussion</w:t>
      </w:r>
    </w:p>
    <w:p w14:paraId="287199B5" w14:textId="48358B56" w:rsidR="00A60C2A" w:rsidRDefault="00216C00" w:rsidP="00A44F6F">
      <w:r>
        <w:t xml:space="preserve">A regular testing regimen across the student body may demand test pooling as the only viable strategy that financial and reagent resource limits permit. </w:t>
      </w:r>
      <w:r w:rsidR="00DD0F48">
        <w:t xml:space="preserve">We present a framework which can be adapted to accommodate changes in estimates of viral load and RT-qPCR operating parameters, such as efficiency and sensitivity, as these estimates emerge and evolve. </w:t>
      </w:r>
      <w:r>
        <w:t xml:space="preserve">This study illustrates that </w:t>
      </w:r>
      <w:r w:rsidR="00880A81">
        <w:t xml:space="preserve">there are trade-offs to be made in using this approach, which may require ethical arguments to inform decision making. In particular, reducing testing costs will incur a modest reduction in </w:t>
      </w:r>
      <w:r w:rsidR="00F34FA7">
        <w:t xml:space="preserve">sensitivity, and </w:t>
      </w:r>
      <w:r w:rsidR="00A34C48">
        <w:t xml:space="preserve">some of the </w:t>
      </w:r>
      <w:r w:rsidR="008636A7">
        <w:t xml:space="preserve">lowest cost pooling </w:t>
      </w:r>
      <w:r w:rsidR="00A34C48">
        <w:t>approaches have low specificity which could lead to large numbers of students self-isolating whilst not actually being</w:t>
      </w:r>
      <w:r w:rsidR="008636A7">
        <w:t xml:space="preserve"> infected</w:t>
      </w:r>
      <w:r w:rsidR="00880A81">
        <w:t>.</w:t>
      </w:r>
      <w:r w:rsidR="005147C7">
        <w:t xml:space="preserve"> We note that the current pilot project</w:t>
      </w:r>
      <w:r w:rsidR="00E46012">
        <w:t xml:space="preserve"> for voluntary pooled testing in UK university students places students in pool sizes of up to 5 individuals</w:t>
      </w:r>
      <w:r w:rsidR="00A96C61">
        <w:t xml:space="preserve"> in a household</w:t>
      </w:r>
      <w:r w:rsidR="007E46C9">
        <w:t xml:space="preserve"> and follows up any positive </w:t>
      </w:r>
      <w:r w:rsidR="00021C89">
        <w:t>pooled samples</w:t>
      </w:r>
      <w:r w:rsidR="00A96C61">
        <w:fldChar w:fldCharType="begin" w:fldLock="1"/>
      </w:r>
      <w:r w:rsidR="0089498D">
        <w:instrText>ADDIN CSL_CITATION {"citationItems":[{"id":"ITEM-1","itemData":{"author":[{"dropping-particle":"","family":"UK Department of Health &amp; Social Care","given":"","non-dropping-particle":"","parse-names":false,"suffix":""}],"id":"ITEM-1","issued":{"date-parts":[["2020"]]},"title":"Pooled testing for coronavirus (COVID-19) pilot: guidance for university students - GOV.UK","type":"webpage"},"uris":["http://www.mendeley.com/documents/?uuid=21fbd05d-64b2-4fce-856e-0f44175d99e3"]}],"mendeley":{"formattedCitation":"&lt;sup&gt;11&lt;/sup&gt;","plainTextFormattedCitation":"11","previouslyFormattedCitation":"&lt;sup&gt;11&lt;/sup&gt;"},"properties":{"noteIndex":0},"schema":"https://github.com/citation-style-language/schema/raw/master/csl-citation.json"}</w:instrText>
      </w:r>
      <w:r w:rsidR="00A96C61">
        <w:fldChar w:fldCharType="separate"/>
      </w:r>
      <w:r w:rsidR="00E9736F" w:rsidRPr="00E9736F">
        <w:rPr>
          <w:noProof/>
          <w:vertAlign w:val="superscript"/>
        </w:rPr>
        <w:t>11</w:t>
      </w:r>
      <w:r w:rsidR="00A96C61">
        <w:fldChar w:fldCharType="end"/>
      </w:r>
      <w:r w:rsidR="00021C89">
        <w:t xml:space="preserve">. This strategy </w:t>
      </w:r>
      <w:r w:rsidR="00701984">
        <w:t xml:space="preserve">appears to be the most cost effective </w:t>
      </w:r>
      <w:r w:rsidR="00A84224">
        <w:t xml:space="preserve">across </w:t>
      </w:r>
      <w:r w:rsidR="00E152CC">
        <w:t>scenarios in our simulations</w:t>
      </w:r>
      <w:r w:rsidR="00C31867">
        <w:t>, including when compared against the LFD</w:t>
      </w:r>
      <w:r w:rsidR="00A96C61">
        <w:t>.</w:t>
      </w:r>
    </w:p>
    <w:p w14:paraId="0C6A0642" w14:textId="5A7EC826" w:rsidR="00880A81" w:rsidRDefault="00880A81" w:rsidP="00A44F6F"/>
    <w:p w14:paraId="06B3576C" w14:textId="78603F9C" w:rsidR="00880A81" w:rsidRDefault="5C72BA69" w:rsidP="00A44F6F">
      <w:r>
        <w:t xml:space="preserve">Pooling samples in a way that is informed by social contacts appears to be an effective strategy to improve pooling performance but does come at a cost of higher management and organisational cost at the levels of sample collection and laboratory systems. </w:t>
      </w:r>
      <w:r w:rsidR="0C95711C">
        <w:t>C</w:t>
      </w:r>
      <w:r>
        <w:t>lustered samples may</w:t>
      </w:r>
      <w:r w:rsidR="3AE30022">
        <w:t xml:space="preserve"> however</w:t>
      </w:r>
      <w:r>
        <w:t xml:space="preserve"> fall into the same pools without a management layer required, for example if samples from the same classroom or hall of residence are collected together.</w:t>
      </w:r>
      <w:r w:rsidR="006739AD">
        <w:t xml:space="preserve"> </w:t>
      </w:r>
      <w:r w:rsidR="008A079F">
        <w:t xml:space="preserve">In these simulations we used living circle as a predictor of </w:t>
      </w:r>
      <w:r w:rsidR="00074558">
        <w:t xml:space="preserve">case </w:t>
      </w:r>
      <w:proofErr w:type="gramStart"/>
      <w:r w:rsidR="008A079F">
        <w:t>clustering, and</w:t>
      </w:r>
      <w:proofErr w:type="gramEnd"/>
      <w:r w:rsidR="008A079F">
        <w:t xml:space="preserve"> </w:t>
      </w:r>
      <w:r w:rsidR="006F6579">
        <w:t xml:space="preserve">note </w:t>
      </w:r>
      <w:r w:rsidR="00074558">
        <w:t xml:space="preserve">that though it is an imperfect predictor it improves performance over random pooling. Any management scenario that is able to </w:t>
      </w:r>
      <w:r w:rsidR="00EE7315">
        <w:t xml:space="preserve">group individuals into test pools based on shared exposures (or shared lack of exposures) will likely improve pooling </w:t>
      </w:r>
      <w:r w:rsidR="003968C1">
        <w:t>performance above the random case.</w:t>
      </w:r>
    </w:p>
    <w:p w14:paraId="7F9A5099" w14:textId="3A846A60" w:rsidR="208686BD" w:rsidRDefault="208686BD" w:rsidP="208686BD"/>
    <w:p w14:paraId="6D446A23" w14:textId="5A24897C" w:rsidR="208686BD" w:rsidRDefault="003F0BF7" w:rsidP="208686BD">
      <w:r>
        <w:t>A</w:t>
      </w:r>
      <w:r w:rsidR="208686BD">
        <w:t xml:space="preserve"> key limitation of the cost</w:t>
      </w:r>
      <w:r w:rsidR="7CB647CC">
        <w:t>ing</w:t>
      </w:r>
      <w:r w:rsidR="208686BD">
        <w:t xml:space="preserve"> analysis is that the logistics and time required to pool samples using maximal bin packing was not considered. It’s likely that the most realistic way to achieve pooling by living circle would be for samples to be submitted together and grouped within the lab according to when they are submitted. </w:t>
      </w:r>
      <w:r w:rsidR="2D755858">
        <w:t xml:space="preserve">The </w:t>
      </w:r>
      <w:r w:rsidR="17F0399C">
        <w:t xml:space="preserve">true </w:t>
      </w:r>
      <w:r w:rsidR="2D755858">
        <w:t>cost</w:t>
      </w:r>
      <w:r w:rsidR="56D8FA0D">
        <w:t xml:space="preserve"> per PPV</w:t>
      </w:r>
      <w:r w:rsidR="2D755858">
        <w:t xml:space="preserve"> of pooling is therefore </w:t>
      </w:r>
      <w:r w:rsidR="05C4DAB4">
        <w:t>likely to be affected by the limitations of implementing pooling.</w:t>
      </w:r>
      <w:r w:rsidR="004C01EB">
        <w:t xml:space="preserve"> </w:t>
      </w:r>
      <w:r w:rsidR="00AA14B2">
        <w:t>Similar</w:t>
      </w:r>
      <w:r w:rsidR="0075559E">
        <w:t>ly,</w:t>
      </w:r>
      <w:r w:rsidR="00AA14B2">
        <w:t xml:space="preserve"> </w:t>
      </w:r>
      <w:r w:rsidR="00D4388D">
        <w:t xml:space="preserve">practical </w:t>
      </w:r>
      <w:r w:rsidR="0075559E">
        <w:t xml:space="preserve">considerations within the laboratory infrastructure </w:t>
      </w:r>
      <w:r w:rsidR="00AE197E">
        <w:t xml:space="preserve">do </w:t>
      </w:r>
      <w:r w:rsidR="00023AFD">
        <w:t xml:space="preserve">place </w:t>
      </w:r>
      <w:r w:rsidR="00C93690">
        <w:t>limitations</w:t>
      </w:r>
      <w:r w:rsidR="00023AFD">
        <w:t xml:space="preserve"> on the </w:t>
      </w:r>
      <w:r w:rsidR="00B655C9">
        <w:t>complexity of the sample grouping strategies</w:t>
      </w:r>
      <w:r w:rsidR="00C93690">
        <w:t>.</w:t>
      </w:r>
    </w:p>
    <w:p w14:paraId="1F754154" w14:textId="7FA2E0C8" w:rsidR="00A3092B" w:rsidRDefault="00A3092B" w:rsidP="00A44F6F"/>
    <w:p w14:paraId="6E15C189" w14:textId="52D9F456" w:rsidR="005352FF" w:rsidRDefault="2FDB88FD" w:rsidP="005352FF">
      <w:r>
        <w:t xml:space="preserve">Per-individual follow-up testing within positive pools improves the specificity of test results but </w:t>
      </w:r>
      <w:r w:rsidR="002B280A">
        <w:t xml:space="preserve">can </w:t>
      </w:r>
      <w:r w:rsidR="007225D8">
        <w:t xml:space="preserve">become </w:t>
      </w:r>
      <w:r>
        <w:t xml:space="preserve">costly </w:t>
      </w:r>
      <w:r w:rsidR="007225D8">
        <w:t xml:space="preserve">as </w:t>
      </w:r>
      <w:r>
        <w:t xml:space="preserve">prevalence </w:t>
      </w:r>
      <w:r w:rsidR="007225D8">
        <w:t>increases</w:t>
      </w:r>
      <w:r>
        <w:t>. Outbreaks have been seen to be controlled within university settings</w:t>
      </w:r>
      <w:r w:rsidR="663DD3A4">
        <w:t xml:space="preserve"> (e.g. </w:t>
      </w:r>
      <w:r w:rsidR="55C8F0D2">
        <w:fldChar w:fldCharType="begin" w:fldLock="1"/>
      </w:r>
      <w:r w:rsidR="00F11306">
        <w:instrText>ADDIN CSL_CITATION {"citationItems":[{"id":"ITEM-1","itemData":{"URL":"https://www.bristol.ac.uk/coronavirus/statistics/","accessed":{"date-parts":[["2020","12","6"]]},"id":"ITEM-1","issued":{"date-parts":[["0"]]},"title":"Coronavirus statistics | Coronavirus (COVID-19) | University of Bristol","type":"webpage"},"uris":["http://www.mendeley.com/documents/?uuid=826e6539-10ce-31c6-92eb-b5266d7ee137"]}],"mendeley":{"formattedCitation":"&lt;sup&gt;27&lt;/sup&gt;","plainTextFormattedCitation":"27","previouslyFormattedCitation":"&lt;sup&gt;27&lt;/sup&gt;"},"properties":{"noteIndex":0},"schema":"https://github.com/citation-style-language/schema/raw/master/csl-citation.json"}</w:instrText>
      </w:r>
      <w:r w:rsidR="55C8F0D2">
        <w:fldChar w:fldCharType="separate"/>
      </w:r>
      <w:r w:rsidR="0089498D" w:rsidRPr="0089498D">
        <w:rPr>
          <w:noProof/>
          <w:vertAlign w:val="superscript"/>
        </w:rPr>
        <w:t>27</w:t>
      </w:r>
      <w:r w:rsidR="55C8F0D2">
        <w:fldChar w:fldCharType="end"/>
      </w:r>
      <w:r w:rsidR="37972FE1">
        <w:t>)</w:t>
      </w:r>
      <w:r>
        <w:t xml:space="preserve"> which suggests that structural measures are effective and it is unlikely that prevalence will ever be particularly high at any given point</w:t>
      </w:r>
      <w:r w:rsidR="55C8F0D2">
        <w:fldChar w:fldCharType="begin" w:fldLock="1"/>
      </w:r>
      <w:r w:rsidR="55C8F0D2">
        <w:instrText>ADDIN CSL_CITATION {"citationItems":[{"id":"ITEM-1","itemData":{"DOI":"10.1101/2020.09.10.20189696","ISBN":"10.1101/2020.09.1","abstract":"Background: Reopening universities while controlling COVID-19 transmission poses unique challenges. UK universities typically host 20,000 to 40,000 undergraduate students, with the majority moving away from home to attend. In the absence of realistic mixing patterns, previous models suggest that outbreaks associated with universities reopening are an eventuality.","author":[{"dropping-particle":"","family":"Brooks-Pollock","given":"Ellen","non-dropping-particle":"","parse-names":false,"suffix":""},{"dropping-particle":"","family":"Christensen","given":"Hannah","non-dropping-particle":"","parse-names":false,"suffix":""},{"dropping-particle":"","family":"Trickey","given":"Adam","non-dropping-particle":"","parse-names":false,"suffix":""},{"dropping-particle":"","family":"Hemani","given":"Gibran","non-dropping-particle":"","parse-names":false,"suffix":""},{"dropping-particle":"","family":"Nixon","given":"Emily","non-dropping-particle":"","parse-names":false,"suffix":""},{"dropping-particle":"","family":"Thomas","given":"Amy","non-dropping-particle":"","parse-names":false,"suffix":""},{"dropping-particle":"","family":"Turner","given":"Katy","non-dropping-particle":"","parse-names":false,"suffix":""},{"dropping-particle":"","family":"Finn","given":"Adam","non-dropping-particle":"","parse-names":false,"suffix":""},{"dropping-particle":"","family":"Hickman","given":"Matt","non-dropping-particle":"","parse-names":false,"suffix":""},{"dropping-particle":"","family":"Relton","given":"Caroline","non-dropping-particle":"","parse-names":false,"suffix":""},{"dropping-particle":"","family":"Danon","given":"Leon","non-dropping-particle":"","parse-names":false,"suffix":""}],"container-title":"medRxiv","id":"ITEM-1","issued":{"date-parts":[["2020","9","11"]]},"page":"2020.09.10.20189696","publisher":"Cold Spring Harbor Laboratory Press","title":"High COVID-19 transmission potential associated with re-opening universities can be mitigated with layered interventions","type":"article-journal"},"uris":["http://www.mendeley.com/documents/?uuid=902740b1-803d-3404-a269-03dcddaebc0c"]}],"mendeley":{"formattedCitation":"&lt;sup&gt;5&lt;/sup&gt;","plainTextFormattedCitation":"5","previouslyFormattedCitation":"&lt;sup&gt;5&lt;/sup&gt;"},"properties":{"noteIndex":0},"schema":"https://github.com/citation-style-language/schema/raw/master/csl-citation.json"}</w:instrText>
      </w:r>
      <w:r w:rsidR="55C8F0D2">
        <w:fldChar w:fldCharType="separate"/>
      </w:r>
      <w:r w:rsidR="7268C454" w:rsidRPr="5A044BBB">
        <w:rPr>
          <w:noProof/>
          <w:vertAlign w:val="superscript"/>
        </w:rPr>
        <w:t>5</w:t>
      </w:r>
      <w:r w:rsidR="55C8F0D2">
        <w:fldChar w:fldCharType="end"/>
      </w:r>
      <w:r>
        <w:t>. Given that close contac</w:t>
      </w:r>
      <w:r w:rsidR="414CE066">
        <w:t>ts of positive cases are advised to self-isolate regardless of their test status, follow-up testing of positive pools may provide unactionable information</w:t>
      </w:r>
      <w:r w:rsidR="36925FAA">
        <w:t xml:space="preserve"> when then pools are composed of social contacts</w:t>
      </w:r>
      <w:r w:rsidR="414CE066">
        <w:t>. However</w:t>
      </w:r>
      <w:r w:rsidR="69BFBBC6">
        <w:t>,</w:t>
      </w:r>
      <w:r w:rsidR="414CE066">
        <w:t xml:space="preserve"> the value of </w:t>
      </w:r>
      <w:r w:rsidR="2048EAAE">
        <w:t xml:space="preserve">testing the </w:t>
      </w:r>
      <w:r w:rsidR="414CE066">
        <w:t xml:space="preserve">contacts </w:t>
      </w:r>
      <w:r w:rsidR="2048EAAE">
        <w:t xml:space="preserve">of infected </w:t>
      </w:r>
      <w:r w:rsidR="2048EAAE">
        <w:lastRenderedPageBreak/>
        <w:t xml:space="preserve">individuals </w:t>
      </w:r>
      <w:r w:rsidR="414CE066">
        <w:t xml:space="preserve">has </w:t>
      </w:r>
      <w:r w:rsidR="2048EAAE">
        <w:t xml:space="preserve">recently </w:t>
      </w:r>
      <w:r w:rsidR="414CE066">
        <w:t xml:space="preserve">been shown </w:t>
      </w:r>
      <w:r w:rsidR="431F41B6">
        <w:t>in other simulation</w:t>
      </w:r>
      <w:r w:rsidR="414CE066">
        <w:t>s</w:t>
      </w:r>
      <w:r w:rsidR="55C8F0D2">
        <w:fldChar w:fldCharType="begin" w:fldLock="1"/>
      </w:r>
      <w:r w:rsidR="00F11306">
        <w:instrText>ADDIN CSL_CITATION {"citationItems":[{"id":"ITEM-1","itemData":{"abstract":"Background​ : In most countries, contacts of confirmed COVID-19 cases are asked to quarantine for 14 days following exposure to limit asymptomatic onward transmission. We assessed the merit of testing contacts to avert transmission as well as to replace or reduce the length of quarantine for uninfected contacts.","author":[{"dropping-particle":"","family":"Quilty","given":"Billy J","non-dropping-particle":"","parse-names":false,"suffix":""},{"dropping-particle":"","family":"Clifford","given":"Samuel","non-dropping-particle":"","parse-names":false,"suffix":""},{"dropping-particle":"","family":"Hellewell","given":"Joel","non-dropping-particle":"","parse-names":false,"suffix":""},{"dropping-particle":"","family":"Russell","given":"Timothy W","non-dropping-particle":"","parse-names":false,"suffix":""},{"dropping-particle":"","family":"Kucharski","given":"Adam J","non-dropping-particle":"","parse-names":false,"suffix":""},{"dropping-particle":"","family":"Covid-19","given":"Cmmid","non-dropping-particle":"","parse-names":false,"suffix":""},{"dropping-particle":"","family":"Group","given":"Working","non-dropping-particle":"","parse-names":false,"suffix":""},{"dropping-particle":"","family":"Flasche","given":"Stefan","non-dropping-particle":"","parse-names":false,"suffix":""},{"dropping-particle":"","family":"Edmunds","given":"John","non-dropping-particle":"","parse-names":false,"suffix":""},{"dropping-particle":"","family":"Rosello","given":"Alicia","non-dropping-particle":"","parse-names":false,"suffix":""},{"dropping-particle":"","family":"Zandvoort","given":"Kevin","non-dropping-particle":"Van","parse-names":false,"suffix":""},{"dropping-particle":"","family":"Chan","given":"Yung-Wai Desmond","non-dropping-particle":"","parse-names":false,"suffix":""},{"dropping-particle":"","family":"Lowe","given":"Rachel","non-dropping-particle":"","parse-names":false,"suffix":""},{"dropping-particle":"","family":"Williams","given":"Jack","non-dropping-particle":"","parse-names":false,"suffix":""},{"dropping-particle":"","family":"Gibbs","given":"Hamish P","non-dropping-particle":"","parse-names":false,"suffix":""},{"dropping-particle":"","family":"Munday","given":"James D","non-dropping-particle":"","parse-names":false,"suffix":""},{"dropping-particle":"","family":"Waterlow","given":"Naomi R","non-dropping-particle":"","parse-names":false,"suffix":""},{"dropping-particle":"","family":"Eggo","given":"Rosalind M","non-dropping-particle":"","parse-names":false,"suffix":""},{"dropping-particle":"","family":"Knight","given":"Gwenan M","non-dropping-particle":"","parse-names":false,"suffix":""},{"dropping-particle":"","family":"Gimma","given":"Amy","non-dropping-particle":"","parse-names":false,"suffix":""},{"dropping-particle":"","family":"Procter","given":"Simon R","non-dropping-particle":"","parse-names":false,"suffix":""},{"dropping-particle":"","family":"Tully","given":"Damien C","non-dropping-particle":"","parse-names":false,"suffix":""},{"dropping-particle":"","family":"Nightingale","given":"Emily S","non-dropping-particle":"","parse-names":false,"suffix":""},{"dropping-particle":"","family":"Klepac","given":"Petra","non-dropping-particle":"","parse-names":false,"suffix":""},{"dropping-particle":"","family":"Prem","given":"Kiesha","non-dropping-particle":"","parse-names":false,"suffix":""},{"dropping-particle":"","family":"Sun","given":"Fiona Yueqian","non-dropping-particle":"","parse-names":false,"suffix":""},{"dropping-particle":"","family":"Abbas","given":"Kaja","non-dropping-particle":"","parse-names":false,"suffix":""},{"dropping-particle":"","family":"Showering","given":"Alicia","non-dropping-particle":"","parse-names":false,"suffix":""},{"dropping-particle":"","family":"Endo","given":"Akira","non-dropping-particle":"","parse-names":false,"suffix":""},{"dropping-particle":"","family":"Funk","given":"Sebastian","non-dropping-particle":"","parse-names":false,"suffix":""},{"dropping-particle":"","family":"Foss","given":"Anna M","non-dropping-particle":"","parse-names":false,"suffix":""},{"dropping-particle":"","family":"Jombart","given":"Thibaut","non-dropping-particle":"","parse-names":false,"suffix":""},{"dropping-particle":"","family":"Abbott","given":"Sam","non-dropping-particle":"","parse-names":false,"suffix":""},{"dropping-particle":"","family":"Barnard","given":"Rosanna C","non-dropping-particle":"","parse-names":false,"suffix":""},{"dropping-particle":"","family":"Liu","given":"Yang","non-dropping-particle":"","parse-names":false,"suffix":""},{"dropping-particle":"","family":"Pearson","given":"Carl A B","non-dropping-particle":"","parse-names":false,"suffix":""},{"dropping-particle":"","family":"Sherratt","given":"Katharine","non-dropping-particle":"","parse-names":false,"suffix":""},{"dropping-particle":"","family":"Jarvis","given":"Christopher I","non-dropping-particle":"","parse-names":false,"suffix":""},{"dropping-particle":"","family":"Quaife","given":"Matthew","non-dropping-particle":"","parse-names":false,"suffix":""},{"dropping-particle":"","family":"Atkins","given":"Katherine E","non-dropping-particle":"","parse-names":false,"suffix":""},{"dropping-particle":"","family":"Brady","given":"Oliver","non-dropping-particle":"","parse-names":false,"suffix":""},{"dropping-particle":"","family":"Villabona-Arenas","given":"Julian","non-dropping-particle":"","parse-names":false,"suffix":""},{"dropping-particle":"","family":"Meakin","given":"Sophie R","non-dropping-particle":"","parse-names":false,"suffix":""},{"dropping-particle":"","family":"Medley","given":"Graham","non-dropping-particle":"","parse-names":false,"suffix":""},{"dropping-particle":"","family":"Sandmann","given":"Frank G","non-dropping-particle":"","parse-names":false,"suffix":""},{"dropping-particle":"","family":"Simons","given":"David","non-dropping-particle":"","parse-names":false,"suffix":""},{"dropping-particle":"","family":"Jit","given":"Mark","non-dropping-particle":"","parse-names":false,"suffix":""},{"dropping-particle":"","family":"Davies","given":"Nicholas G","non-dropping-particle":"","parse-names":false,"suffix":""},{"dropping-particle":"","family":"Bosse","given":"Nikos I","non-dropping-particle":"","parse-names":false,"suffix":""}],"id":"ITEM-1","issued":{"date-parts":[["0"]]},"title":"Quarantine and testing strategies in contact tracing for SARS-CoV-2: a modelling study","type":"report"},"uris":["http://www.mendeley.com/documents/?uuid=dae4b5e9-e27f-3b62-b589-49bf97577313"]}],"mendeley":{"formattedCitation":"&lt;sup&gt;28&lt;/sup&gt;","plainTextFormattedCitation":"28","previouslyFormattedCitation":"&lt;sup&gt;28&lt;/sup&gt;"},"properties":{"noteIndex":0},"schema":"https://github.com/citation-style-language/schema/raw/master/csl-citation.json"}</w:instrText>
      </w:r>
      <w:r w:rsidR="55C8F0D2">
        <w:fldChar w:fldCharType="separate"/>
      </w:r>
      <w:r w:rsidR="0089498D" w:rsidRPr="0089498D">
        <w:rPr>
          <w:noProof/>
          <w:vertAlign w:val="superscript"/>
        </w:rPr>
        <w:t>28</w:t>
      </w:r>
      <w:r w:rsidR="55C8F0D2">
        <w:fldChar w:fldCharType="end"/>
      </w:r>
      <w:r w:rsidR="16845613">
        <w:t>,</w:t>
      </w:r>
      <w:r w:rsidR="519B0DC0">
        <w:t xml:space="preserve"> where it was suggested that </w:t>
      </w:r>
      <w:r w:rsidR="54301426">
        <w:t xml:space="preserve">testing of contacts is likely to identify substantially more true negatives than </w:t>
      </w:r>
      <w:r w:rsidR="197F801C">
        <w:t>false negatives</w:t>
      </w:r>
      <w:r>
        <w:t>.</w:t>
      </w:r>
    </w:p>
    <w:p w14:paraId="1464D2F4" w14:textId="77777777" w:rsidR="002374BF" w:rsidRDefault="002374BF" w:rsidP="002374BF"/>
    <w:p w14:paraId="2E3DD61B" w14:textId="00C809E5" w:rsidR="00880A81" w:rsidRDefault="034385A1" w:rsidP="00A44F6F">
      <w:r>
        <w:t xml:space="preserve">Changes in the ratio of cost of </w:t>
      </w:r>
      <w:r w:rsidR="0DD60247">
        <w:t xml:space="preserve">sampling compared to cost of </w:t>
      </w:r>
      <w:r w:rsidR="7EAD9BD0">
        <w:t xml:space="preserve">PCR test will affect the </w:t>
      </w:r>
      <w:r w:rsidR="63D100A8">
        <w:t>difference in costs between pooling sizes, and if PCR test costs are reduced then the advantages of pooling will be limite</w:t>
      </w:r>
      <w:r w:rsidR="267A04F3">
        <w:t>d. However</w:t>
      </w:r>
      <w:r w:rsidR="648AA688">
        <w:t>,</w:t>
      </w:r>
      <w:r w:rsidR="267A04F3">
        <w:t xml:space="preserve"> if reagent supply is limit</w:t>
      </w:r>
      <w:r w:rsidR="30BA02D3">
        <w:t>ed</w:t>
      </w:r>
      <w:r w:rsidR="267A04F3">
        <w:t>, this may drive up the cost of PCR tes</w:t>
      </w:r>
      <w:r w:rsidR="40867F9C">
        <w:t>ts while also providing f</w:t>
      </w:r>
      <w:r w:rsidR="0A7F11C0">
        <w:t xml:space="preserve">urther incentive to pool samples. </w:t>
      </w:r>
    </w:p>
    <w:p w14:paraId="15304267" w14:textId="77702356" w:rsidR="003F0BF7" w:rsidRDefault="003F0BF7" w:rsidP="00A44F6F"/>
    <w:p w14:paraId="622EB26B" w14:textId="7585C057" w:rsidR="005A45FA" w:rsidRPr="00055337" w:rsidRDefault="0015661A" w:rsidP="00A44F6F">
      <w:pPr>
        <w:rPr>
          <w:rFonts w:eastAsiaTheme="minorEastAsia"/>
        </w:rPr>
      </w:pPr>
      <w:r>
        <w:t xml:space="preserve">Our simulations indicate that the LFD has sensitivity and specificity profiles comparable to those of </w:t>
      </w:r>
      <w:r w:rsidR="004E6278">
        <w:t xml:space="preserve">higher order pooling strategies. </w:t>
      </w:r>
      <w:r w:rsidR="004F314A">
        <w:t xml:space="preserve">Emerging </w:t>
      </w:r>
      <w:r w:rsidR="004E6278">
        <w:t>evidence does appear to contradict this finding, in which it has been suggested that LFD has substantially worse sensitivity</w:t>
      </w:r>
      <w:r w:rsidR="007D1B25">
        <w:t xml:space="preserve"> than RT-qPCR</w:t>
      </w:r>
      <w:r w:rsidR="002A2988">
        <w:fldChar w:fldCharType="begin" w:fldLock="1"/>
      </w:r>
      <w:r w:rsidR="001F74B4">
        <w:instrText>ADDIN CSL_CITATION {"citationItems":[{"id":"ITEM-1","itemData":{"DOI":"10.1136/bmj.m4787","ISSN":"17561833","PMID":"33310701","abstract":"Lateral flow devices for asymptomatic mass testing are proving controversial. 1 At the heart of the matter is a flawed process, with the decision to implement society-wide \"Moonshot\" testing made before robust field evaluations of the tests were completed. 2 Subsequent selective emphasis of unrealistic performance estimates 3 has caused confusion. Little surprise we are now in a mess. Tests have to be fit for the purpose to which they are put. Innova lateral flow assays for repeat asymptomatic testing are being distributed to care homes, universities, NHS staff, public health teams, and now schools. Ministers and other proponents have stated that negative results will show who is free from infection. 4-6 The tests appeal because they are cheap, do not need a laboratory, give results in 30 minutes, and are easy to distribute. But their performance as a \"test to enable\" is lacking. The government commissioned the University of Oxford and Public Health England's Porton Down laboratory to evaluate rapid tests for covid-19, including Innova's. 7 The two relevant field studies recruited people from NHS test and trace centres, mainly those with symptoms. Detection rates (sensitivity) were 73% (95% confidence interval 64% to 85%) when tested by skilled NIHR research nurses and 79% (73% to 85%) when tested by Porton Down laboratory scientists. 8 9 But testing by Boots test centre employees (following written instructions) achieved sensitivity of just 58% (52% to 63%). This is important, because it is closest to the circumstances for staff, student, visitor, and community testing. Government announcements have described sensitivity as \"high,\" quoting detection rates of \"76.8%\" 3 or \"nearly 80%,\" 10 obtained by pooling results from two groups of highly experienced staff and excluding Boots test centre staff. When questioned, the secretary of state for health said he \"was not familiar\" with the 58% figure. 11 The government press release announcing the results of the evaluation says that over 95% of cases with high viral loads were detected, although it confusingly also includes a statement that all were detected. 3 Preliminary data from mass screening of largely asymptomatic people shows even lower sensitivity. Tucked into annex B of a government guide to community testing 12 is the statement: \"In the field evaluation in Liverpool, compared to PCR tests, these tests picked up 5 out of 10 of the cases PCR detected and more than 7 out of 10 cases with higher viral l…","author":[{"dropping-particle":"","family":"Deeks","given":"Jonathan J.","non-dropping-particle":"","parse-names":false,"suffix":""},{"dropping-particle":"","family":"Raffle","given":"Angela E.","non-dropping-particle":"","parse-names":false,"suffix":""}],"container-title":"The BMJ","id":"ITEM-1","issued":{"date-parts":[["2020","12","11"]]},"publisher":"BMJ Publishing Group","title":"Lateral flow tests cannot rule out SARS-CoV-2 infection","type":"article","volume":"371"},"uris":["http://www.mendeley.com/documents/?uuid=208b69f7-e7bf-37bd-bd28-0e3fee2c00d7"]}],"mendeley":{"formattedCitation":"&lt;sup&gt;29&lt;/sup&gt;","plainTextFormattedCitation":"29","previouslyFormattedCitation":"&lt;sup&gt;29&lt;/sup&gt;"},"properties":{"noteIndex":0},"schema":"https://github.com/citation-style-language/schema/raw/master/csl-citation.json"}</w:instrText>
      </w:r>
      <w:r w:rsidR="002A2988">
        <w:fldChar w:fldCharType="separate"/>
      </w:r>
      <w:r w:rsidR="002A2988" w:rsidRPr="002A2988">
        <w:rPr>
          <w:noProof/>
          <w:vertAlign w:val="superscript"/>
        </w:rPr>
        <w:t>29</w:t>
      </w:r>
      <w:r w:rsidR="002A2988">
        <w:fldChar w:fldCharType="end"/>
      </w:r>
      <w:r w:rsidR="007D1B25">
        <w:t xml:space="preserve">. There are three ways in which our simulations could be over-estimating the sensitivity of LFD. First, </w:t>
      </w:r>
      <w:r w:rsidR="00BD7AAD">
        <w:t xml:space="preserve">if in practice LFD is routinely performed using self-administered swabs and RT-qPCR is performed by a trained technician then this will have an adverse consequence on the sensitivity of LFD. Second, </w:t>
      </w:r>
      <w:r w:rsidR="007F2D88">
        <w:t xml:space="preserve">if the viral distribution follows a different shape to that which we assume, in particular with a large mass in the range of </w:t>
      </w:r>
      <m:oMath>
        <m:r>
          <w:rPr>
            <w:rFonts w:ascii="Cambria Math" w:hAnsi="Cambria Math"/>
          </w:rPr>
          <m:t>30&lt;</m:t>
        </m:r>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&lt;35</m:t>
        </m:r>
      </m:oMath>
      <w:r w:rsidR="007F2D88">
        <w:rPr>
          <w:rFonts w:eastAsiaTheme="minorEastAsia"/>
        </w:rPr>
        <w:t xml:space="preserve">, then </w:t>
      </w:r>
      <w:r w:rsidR="00F11306">
        <w:rPr>
          <w:rFonts w:eastAsiaTheme="minorEastAsia"/>
        </w:rPr>
        <w:t>this is the range in which LFD has been suggested to have a substantial drop off in sensitivity</w:t>
      </w:r>
      <w:r w:rsidR="00F11306">
        <w:rPr>
          <w:rFonts w:eastAsiaTheme="minorEastAsia"/>
        </w:rPr>
        <w:fldChar w:fldCharType="begin" w:fldLock="1"/>
      </w:r>
      <w:r w:rsidR="007043E2">
        <w:rPr>
          <w:rFonts w:eastAsiaTheme="minorEastAsia"/>
        </w:rPr>
        <w:instrText>ADDIN CSL_CITATION {"citationItems":[{"id":"ITEM-1","itemData":{"abstract":"Executive summary-At the request of Ministers in the UK Department of Health and Social Care, Public Health England Porton Down and the University of Oxford developed and delivered the infrastructure required to identify the most promising LFDs with the best performance characteristics-Extensive pre-clinical and clinical evaluation of LFDs has been completed both in the laboratory and in the field-LFDs show acceptable viral antigen detection with high specificity, sufficient sensitivity and low kit failure rates-One LFD, the Innova SARS-CoV-2 Antigen Rapid Qualitative Test, is nearing completion of the four-phase evaluation and the performance characteristics are summarised in this report.","id":"ITEM-1","issued":{"date-parts":[["0"]]},"title":"Rapid evaluation of Lateral Flow Viral Antigen detection devices (LFDs) for mass community testing","type":"report"},"uris":["http://www.mendeley.com/documents/?uuid=544b80d0-62e0-355c-a9fb-0f458f640733"]}],"mendeley":{"formattedCitation":"&lt;sup&gt;13&lt;/sup&gt;","plainTextFormattedCitation":"13","previouslyFormattedCitation":"&lt;sup&gt;13&lt;/sup&gt;"},"properties":{"noteIndex":0},"schema":"https://github.com/citation-style-language/schema/raw/master/csl-citation.json"}</w:instrText>
      </w:r>
      <w:r w:rsidR="00F11306">
        <w:rPr>
          <w:rFonts w:eastAsiaTheme="minorEastAsia"/>
        </w:rPr>
        <w:fldChar w:fldCharType="separate"/>
      </w:r>
      <w:r w:rsidR="00F11306" w:rsidRPr="00F11306">
        <w:rPr>
          <w:rFonts w:eastAsiaTheme="minorEastAsia"/>
          <w:noProof/>
          <w:vertAlign w:val="superscript"/>
        </w:rPr>
        <w:t>13</w:t>
      </w:r>
      <w:r w:rsidR="00F11306">
        <w:rPr>
          <w:rFonts w:eastAsiaTheme="minorEastAsia"/>
        </w:rPr>
        <w:fldChar w:fldCharType="end"/>
      </w:r>
      <w:r w:rsidR="004E27D3">
        <w:rPr>
          <w:rFonts w:eastAsiaTheme="minorEastAsia"/>
        </w:rPr>
        <w:t xml:space="preserve">. Third, the relationship between LFD </w:t>
      </w:r>
      <w:r w:rsidR="005A45FA">
        <w:rPr>
          <w:rFonts w:eastAsiaTheme="minorEastAsia"/>
        </w:rPr>
        <w:t xml:space="preserve">sensitivity </w:t>
      </w:r>
      <w:r w:rsidR="004E27D3">
        <w:rPr>
          <w:rFonts w:eastAsiaTheme="minorEastAsia"/>
        </w:rPr>
        <w:t xml:space="preserve">and RT-qPCR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oMath>
      <w:r w:rsidR="005A45FA">
        <w:rPr>
          <w:rFonts w:eastAsiaTheme="minorEastAsia"/>
        </w:rPr>
        <w:t xml:space="preserve"> values may be </w:t>
      </w:r>
      <w:r w:rsidR="007043E2">
        <w:rPr>
          <w:rFonts w:eastAsiaTheme="minorEastAsia"/>
        </w:rPr>
        <w:t>biased upwards</w:t>
      </w:r>
      <w:r w:rsidR="005A45FA">
        <w:rPr>
          <w:rFonts w:eastAsiaTheme="minorEastAsia"/>
        </w:rPr>
        <w:t xml:space="preserve"> in </w:t>
      </w:r>
      <w:r w:rsidR="007043E2">
        <w:rPr>
          <w:rFonts w:eastAsiaTheme="minorEastAsia"/>
        </w:rPr>
        <w:t xml:space="preserve">reference </w:t>
      </w:r>
      <w:r w:rsidR="007043E2">
        <w:rPr>
          <w:rFonts w:eastAsiaTheme="minorEastAsia"/>
        </w:rPr>
        <w:fldChar w:fldCharType="begin" w:fldLock="1"/>
      </w:r>
      <w:r w:rsidR="00055337">
        <w:rPr>
          <w:rFonts w:eastAsiaTheme="minorEastAsia"/>
        </w:rPr>
        <w:instrText>ADDIN CSL_CITATION {"citationItems":[{"id":"ITEM-1","itemData":{"abstract":"Executive summary-At the request of Ministers in the UK Department of Health and Social Care, Public Health England Porton Down and the University of Oxford developed and delivered the infrastructure required to identify the most promising LFDs with the best performance characteristics-Extensive pre-clinical and clinical evaluation of LFDs has been completed both in the laboratory and in the field-LFDs show acceptable viral antigen detection with high specificity, sufficient sensitivity and low kit failure rates-One LFD, the Innova SARS-CoV-2 Antigen Rapid Qualitative Test, is nearing completion of the four-phase evaluation and the performance characteristics are summarised in this report.","id":"ITEM-1","issued":{"date-parts":[["0"]]},"title":"Rapid evaluation of Lateral Flow Viral Antigen detection devices (LFDs) for mass community testing","type":"report"},"uris":["http://www.mendeley.com/documents/?uuid=544b80d0-62e0-355c-a9fb-0f458f640733"]},{"id":"ITEM-2","itemData":{"abstract":"The Liverpool Health Protection Board decided yesterday to pause plans to use Innova Lateral Flow SARS-COV-2 Antigen tests (LFT) in test-to-enable visitor access to care home settings due to the accuracy statistics presented below, derived from data received in the past 24h from DHSC who have been running a Quality Assurance programme. Aim: To compare the classifications made using military supervised self-administered swabs with LFT made on site, vs those obtained by the same asymptomatic person using a second self-administered swab and assayed by a second LFT and reverse transcribed quantitative polymerase chain reaction (PCR) at a DHSC designated quality assurance (QA) laboratory and then investigate the association between LFT prediction and cycle threshold (Ct) values from a PCR test. Ct number is inversely correlated with virus specific nucleic acid level in the sample, a surrogate marker of viral load. Table 1: Comparison of LFT Site Results and LFT QA Results LFT Site Result Negative Positive Void LFT QA Result Negative 3164 1 1 Positive 0 25 0 Void 0 0 8 There are paired data for 3199 patients. A comparison of the LFT site results to the QA PCR results is shown in Table 2. Table 2: Comparison of LFT Site Results and PCR Results PCR QA Result Negative Positive Void LFT Site Result Negative 2979 23 162 Positive 2 22 2 Void 8 1 0 Accuracy measures (excluding VOID results), assuming PCR is gold standard:-Including 95% confidence intervals:-Sensitivity (true positive rate) 0.488889 (0.337034 to 0.64226), 48.89% (33.7% to 64.23%) Specificity (true negative rate) 0.999329 (0.997579 to 0.999919), 99.93% (99.76% to 99.99%)","author":[{"dropping-particle":"","family":"García-Fiñana","given":"Marta","non-dropping-particle":"","parse-names":false,"suffix":""},{"dropping-particle":"","family":"Hughes","given":"David","non-dropping-particle":"","parse-names":false,"suffix":""},{"dropping-particle":"","family":"Cheyne","given":"Chris","non-dropping-particle":"","parse-names":false,"suffix":""},{"dropping-particle":"","family":"Burnside","given":"Girvan","non-dropping-particle":"","parse-names":false,"suffix":""},{"dropping-particle":"","family":"Buchan","given":"Iain","non-dropping-particle":"","parse-names":false,"suffix":""}],"id":"ITEM-2","issued":{"date-parts":[["0"]]},"title":"Innova Lateral Flow SARS-CoV-2 Antigen test accuracy in Liverpool Pilot: Preliminary Data","type":"report"},"uris":["http://www.mendeley.com/documents/?uuid=29b90d9c-1bac-3356-ab29-d264f48bf9c5"]}],"mendeley":{"formattedCitation":"&lt;sup&gt;13,30&lt;/sup&gt;","plainTextFormattedCitation":"13,30","previouslyFormattedCitation":"&lt;sup&gt;13,30&lt;/sup&gt;"},"properties":{"noteIndex":0},"schema":"https://github.com/citation-style-language/schema/raw/master/csl-citation.json"}</w:instrText>
      </w:r>
      <w:r w:rsidR="007043E2">
        <w:rPr>
          <w:rFonts w:eastAsiaTheme="minorEastAsia"/>
        </w:rPr>
        <w:fldChar w:fldCharType="separate"/>
      </w:r>
      <w:r w:rsidR="00B15CC2" w:rsidRPr="00B15CC2">
        <w:rPr>
          <w:rFonts w:eastAsiaTheme="minorEastAsia"/>
          <w:noProof/>
          <w:vertAlign w:val="superscript"/>
        </w:rPr>
        <w:t>13,30</w:t>
      </w:r>
      <w:r w:rsidR="007043E2">
        <w:rPr>
          <w:rFonts w:eastAsiaTheme="minorEastAsia"/>
        </w:rPr>
        <w:fldChar w:fldCharType="end"/>
      </w:r>
      <w:r w:rsidR="007043E2">
        <w:rPr>
          <w:rFonts w:eastAsiaTheme="minorEastAsia"/>
        </w:rPr>
        <w:t>.</w:t>
      </w:r>
    </w:p>
    <w:p w14:paraId="7A602286" w14:textId="77777777" w:rsidR="00BB3DA5" w:rsidRDefault="00BB3DA5" w:rsidP="00D60AA5"/>
    <w:p w14:paraId="7377D564" w14:textId="60E31771" w:rsidR="00880A81" w:rsidRDefault="00EB4363" w:rsidP="00D60AA5">
      <w:r>
        <w:t>There are a number of l</w:t>
      </w:r>
      <w:r w:rsidR="00880A81">
        <w:t>imitations</w:t>
      </w:r>
      <w:r>
        <w:t xml:space="preserve"> to this study. First, we do not have data on </w:t>
      </w:r>
      <w:r w:rsidR="00880A81">
        <w:t>the true heterogeneity</w:t>
      </w:r>
      <w:r>
        <w:t xml:space="preserve"> of viral load amongst infected students, and higher </w:t>
      </w:r>
      <w:r w:rsidR="005954F8">
        <w:t xml:space="preserve">heterogeneity could have unpredictable effects on the </w:t>
      </w:r>
      <w:r w:rsidR="00C112A1">
        <w:t xml:space="preserve">efficacy of pooling by living circle. If individuals with higher viral load are more </w:t>
      </w:r>
      <w:r w:rsidR="02165318">
        <w:t xml:space="preserve">infectious </w:t>
      </w:r>
      <w:r w:rsidR="00C112A1">
        <w:t xml:space="preserve">then </w:t>
      </w:r>
      <w:r w:rsidR="00905E50">
        <w:t>the pooling of close contacts with those individuals will potentially increase sensitivity</w:t>
      </w:r>
      <w:r w:rsidR="00BF6308">
        <w:t>. Second, w</w:t>
      </w:r>
      <w:r w:rsidR="00880A81">
        <w:t xml:space="preserve">e </w:t>
      </w:r>
      <w:r w:rsidR="00BF6308">
        <w:t xml:space="preserve">used a theoretical framework to </w:t>
      </w:r>
      <w:r w:rsidR="0023489B">
        <w:t xml:space="preserve">infer the RT-qPCR </w:t>
      </w:r>
      <w:r w:rsidR="00880A81">
        <w:t>sensitivity beyond 10x</w:t>
      </w:r>
      <w:r w:rsidR="0023489B">
        <w:t xml:space="preserve"> dilution, and </w:t>
      </w:r>
      <w:r w:rsidR="00D60AA5">
        <w:t>therefore the most reliable pool size within these simulations is at 10x dilution.</w:t>
      </w:r>
      <w:r w:rsidR="00817A4F">
        <w:t xml:space="preserve"> However</w:t>
      </w:r>
      <w:r w:rsidR="00FCBA1A">
        <w:t>,</w:t>
      </w:r>
      <w:r w:rsidR="00817A4F">
        <w:t xml:space="preserve"> we note that </w:t>
      </w:r>
      <w:r w:rsidR="00E9590B">
        <w:t>the projected sensitivity of the test beyond 10x dilution is in line with</w:t>
      </w:r>
      <w:r w:rsidR="00F863A3">
        <w:t xml:space="preserve"> </w:t>
      </w:r>
      <w:r w:rsidR="00A074D9">
        <w:t xml:space="preserve">sensitivity </w:t>
      </w:r>
      <w:r w:rsidR="00010053">
        <w:t xml:space="preserve">estimates from </w:t>
      </w:r>
      <w:r w:rsidR="00772E3E">
        <w:t>experiments published previously</w:t>
      </w:r>
      <w:r>
        <w:fldChar w:fldCharType="begin" w:fldLock="1"/>
      </w:r>
      <w:r w:rsidR="00055337">
        <w:instrText>ADDIN CSL_CITATION {"citationItems":[{"id":"ITEM-1","itemData":{"DOI":"10.1093/cid/ciaa531","ISSN":"1058-4838","PMID":"32358960","abstract":"BACKGROUND The recent emergence of SARS-CoV-2 lead to a current pandemic of unprecedented scale. Though diagnostic tests are fundamental to the ability to detect and respond, overwhelmed healthcare systems are already experiencing shortages of reagents associated with this test, calling for a lean immediately-applicable protocol. METHODS RNA extracts of positive samples were tested for the presence of SARS-CoV-2 using RT-qPCR, alone or in pools of different sizes (2-, 4-, 8- ,16-, 32- and 64-sample pools) with negative samples. Transport media of additional 3 positive samples were also tested when mixed with transport media of negative samples in pools of 8. RESULTS A single positive sample can be detected in pools of up to 32 samples, using the standard kits and protocols, with an estimated false negative rate of 10%. Detection of positive samples diluted in even up to 64 samples may also be attainable, though may require additional amplification cycles. Single positive samples can be detected when pooling either after or prior to RNA extraction. CONCLUSIONS As it uses the standard protocols, reagents and equipment, this pooling method can be applied immediately in current clinical testing laboratories. We hope that such implementation of a pool test for COVID-19 would allow expanding current screening capacities thereby enabling the expansion of detection in the community, as well as in close organic groups, such as hospital departments, army units, or factory shifts.","author":[{"dropping-particle":"","family":"Yelin","given":"Idan","non-dropping-particle":"","parse-names":false,"suffix":""},{"dropping-particle":"","family":"Aharony","given":"Noga","non-dropping-particle":"","parse-names":false,"suffix":""},{"dropping-particle":"","family":"Tamar","given":"Einat Shaer","non-dropping-particle":"","parse-names":false,"suffix":""},{"dropping-particle":"","family":"Argoetti","given":"Amir","non-dropping-particle":"","parse-names":false,"suffix":""},{"dropping-particle":"","family":"Messer","given":"Esther","non-dropping-particle":"","parse-names":false,"suffix":""},{"dropping-particle":"","family":"Berenbaum","given":"Dina","non-dropping-particle":"","parse-names":false,"suffix":""},{"dropping-particle":"","family":"Shafran","given":"Einat","non-dropping-particle":"","parse-names":false,"suffix":""},{"dropping-particle":"","family":"Kuzli","given":"Areen","non-dropping-particle":"","parse-names":false,"suffix":""},{"dropping-particle":"","family":"Gandali","given":"Nagham","non-dropping-particle":"","parse-names":false,"suffix":""},{"dropping-particle":"","family":"Shkedi","given":"Omer","non-dropping-particle":"","parse-names":false,"suffix":""},{"dropping-particle":"","family":"Hashimshony","given":"Tamar","non-dropping-particle":"","parse-names":false,"suffix":""},{"dropping-particle":"","family":"Mandel-Gutfreund","given":"Yael","non-dropping-particle":"","parse-names":false,"suffix":""},{"dropping-particle":"","family":"Halberthal","given":"Michael","non-dropping-particle":"","parse-names":false,"suffix":""},{"dropping-particle":"","family":"Geffen","given":"Yuval","non-dropping-particle":"","parse-names":false,"suffix":""},{"dropping-particle":"","family":"Szwarcwort-Cohen","given":"Moran","non-dropping-particle":"","parse-names":false,"suffix":""},{"dropping-particle":"","family":"Kishony","given":"Roy","non-dropping-particle":"","parse-names":false,"suffix":""}],"container-title":"Clinical Infectious Diseases","id":"ITEM-1","issue":"16","issued":{"date-parts":[["2020","5","2"]]},"publisher":"Oxford University Press (OUP)","title":"Evaluation of COVID-19 RT-qPCR Test in Multi sample Pools","type":"article-journal","volume":"71"},"uris":["http://www.mendeley.com/documents/?uuid=d8004503-59c6-3c78-b280-874e47e769b6"]}],"mendeley":{"formattedCitation":"&lt;sup&gt;31&lt;/sup&gt;","plainTextFormattedCitation":"31","previouslyFormattedCitation":"&lt;sup&gt;31&lt;/sup&gt;"},"properties":{"noteIndex":0},"schema":"https://github.com/citation-style-language/schema/raw/master/csl-citation.json"}</w:instrText>
      </w:r>
      <w:r>
        <w:fldChar w:fldCharType="separate"/>
      </w:r>
      <w:r w:rsidR="00B15CC2" w:rsidRPr="00B15CC2">
        <w:rPr>
          <w:noProof/>
          <w:vertAlign w:val="superscript"/>
        </w:rPr>
        <w:t>31</w:t>
      </w:r>
      <w:r>
        <w:fldChar w:fldCharType="end"/>
      </w:r>
      <w:r w:rsidR="4D17CA32">
        <w:t>.</w:t>
      </w:r>
      <w:r w:rsidR="0504C7BA">
        <w:t xml:space="preserve"> </w:t>
      </w:r>
      <w:r w:rsidR="737BC417">
        <w:t>Third, w</w:t>
      </w:r>
      <w:r w:rsidR="6B2D9475">
        <w:t>e only used a simple 2-time-step model to simulate clustering</w:t>
      </w:r>
      <w:r w:rsidR="0F4BE266">
        <w:t xml:space="preserve">. </w:t>
      </w:r>
      <w:r w:rsidR="62FE4DEE">
        <w:t>The intention behind this approach was to simply obtain different levels of clustering of cases, but the true extent of clustering is not known</w:t>
      </w:r>
      <w:r w:rsidR="5196FEF1">
        <w:t xml:space="preserve">. We show that the improvements in performance of pooling by living circle is attenuated </w:t>
      </w:r>
      <w:r w:rsidR="752D6280">
        <w:t>when cases are less clustered (</w:t>
      </w:r>
      <w:r w:rsidR="752D6280" w:rsidRPr="75DB7D1A">
        <w:rPr>
          <w:b/>
          <w:bCs/>
        </w:rPr>
        <w:t xml:space="preserve">Supplementary figure </w:t>
      </w:r>
      <w:r w:rsidR="00ED7FAD" w:rsidRPr="75DB7D1A">
        <w:rPr>
          <w:b/>
          <w:bCs/>
        </w:rPr>
        <w:t>3</w:t>
      </w:r>
      <w:proofErr w:type="gramStart"/>
      <w:r w:rsidR="752D6280">
        <w:t xml:space="preserve">), </w:t>
      </w:r>
      <w:r w:rsidR="30617850">
        <w:t>and</w:t>
      </w:r>
      <w:proofErr w:type="gramEnd"/>
      <w:r w:rsidR="30617850">
        <w:t xml:space="preserve"> will tend towards the random pooling values.</w:t>
      </w:r>
      <w:r w:rsidR="62FE4DEE">
        <w:t xml:space="preserve"> </w:t>
      </w:r>
      <w:r w:rsidR="30617850">
        <w:t xml:space="preserve">Additionally, if tests were performed regularly </w:t>
      </w:r>
      <w:r w:rsidR="09073006">
        <w:t>then one might expect that there will not be enough time for tertiary infections to occur before infected cases are discovered.</w:t>
      </w:r>
      <w:r w:rsidR="06B2F8E7">
        <w:t xml:space="preserve"> </w:t>
      </w:r>
      <w:r w:rsidR="4926CC94">
        <w:t xml:space="preserve">Fourth, </w:t>
      </w:r>
      <w:r w:rsidR="72D830ED">
        <w:t>alternative viable</w:t>
      </w:r>
      <w:r w:rsidR="4926CC94">
        <w:t xml:space="preserve"> approaches </w:t>
      </w:r>
      <w:r w:rsidR="749428E8">
        <w:t xml:space="preserve">in addition to RT-qPCR and LFD such as </w:t>
      </w:r>
      <w:r w:rsidR="72D830ED">
        <w:t>reverse transcription loop-mediated isothermal amplification</w:t>
      </w:r>
      <w:r>
        <w:fldChar w:fldCharType="begin" w:fldLock="1"/>
      </w:r>
      <w:r w:rsidR="00055337">
        <w:instrText>ADDIN CSL_CITATION {"citationItems":[{"id":"ITEM-1","itemData":{"DOI":"10.1186/s12985-020-01435-6","ISSN":"1743422X","PMID":"33087160","abstract":"Background: Fast, reliable and easy to handle methods are required to facilitate urgently needed point-of-care testing (POCT) in the current coronavirus pandemic. Life-threatening severe acute respiratory syndrome coronavirus 2 (SARS-CoV-2) has rapidly spread all over the world, infecting more than 33,500,000 people and killing over 1 million of them as of October 2020. Infected individuals without any symptoms might still transfer the virus to others underlining the extraordinary transmissibility of this new coronavirus. In order to identify early infections effectively, treat patients on time and control disease spreading, rapid, accurate and onsite testing methods are urgently required. Results: Here we report the development of a loop-mediated isothermal amplification (LAMP) based method to detect SARS-CoV-2 genes ORF8 and N directly from pharyngeal swab samples. The established reverse transcription LAMP (RT-LAMP) assay detects SARS-CoV-2 directly from pharyngeal swab samples without previous time-consuming and laborious RNA extraction. The assay is sensitive and highly specific for SARS-CoV-2 detection, showing no cross reactivity when tested on 20 other respiratory pathogens. The assay is 12 times faster and 10 times cheaper than routine reverse transcription real-time polymerase chain reaction, depending on the assay used. Conclusion: The fast and easy to handle RT-LAMP assay amplifying specifically the genomic regions ORF8 and N of SARS-CoV-2 is ideally suited for POCT at e.g. railway stations, airports or hospitals. Given the current pandemic situation, rapid, cost efficient and onsite methods like the here presented RT-LAMP assay are urgently needed to contain the viral spread.","author":[{"dropping-particle":"","family":"Mautner","given":"Lena","non-dropping-particle":"","parse-names":false,"suffix":""},{"dropping-particle":"","family":"Baillie","given":"Christin Kirsty","non-dropping-particle":"","parse-names":false,"suffix":""},{"dropping-particle":"","family":"Herold","given":"Heike Marie","non-dropping-particle":"","parse-names":false,"suffix":""},{"dropping-particle":"","family":"Volkwein","given":"Wolfram","non-dropping-particle":"","parse-names":false,"suffix":""},{"dropping-particle":"","family":"Guertler","given":"Patrick","non-dropping-particle":"","parse-names":false,"suffix":""},{"dropping-particle":"","family":"Eberle","given":"Ute","non-dropping-particle":"","parse-names":false,"suffix":""},{"dropping-particle":"","family":"Ackermann","given":"Nikolaus","non-dropping-particle":"","parse-names":false,"suffix":""},{"dropping-particle":"","family":"Sing","given":"Andreas","non-dropping-particle":"","parse-names":false,"suffix":""},{"dropping-particle":"","family":"Pavlovic","given":"Melanie","non-dropping-particle":"","parse-names":false,"suffix":""},{"dropping-particle":"","family":"Goerlich","given":"Ottmar","non-dropping-particle":"","parse-names":false,"suffix":""},{"dropping-particle":"","family":"Busch","given":"Ulrich","non-dropping-particle":"","parse-names":false,"suffix":""},{"dropping-particle":"","family":"Wassill","given":"Lars","non-dropping-particle":"","parse-names":false,"suffix":""},{"dropping-particle":"","family":"Huber","given":"Ingrid","non-dropping-particle":"","parse-names":false,"suffix":""},{"dropping-particle":"","family":"Baiker","given":"Armin","non-dropping-particle":"","parse-names":false,"suffix":""}],"container-title":"Virology Journal","id":"ITEM-1","issue":"1","issued":{"date-parts":[["2020","12","1"]]},"page":"160","publisher":"BioMed Central Ltd","title":"Rapid point-of-care detection of SARS-CoV-2 using reverse transcription loop-mediated isothermal amplification (RT-LAMP)","type":"article-journal","volume":"17"},"uris":["http://www.mendeley.com/documents/?uuid=5e6589e8-dbbd-30bc-a2a7-f6228223688a"]},{"id":"ITEM-2","itemData":{"DOI":"10.1101/2020.07.16.20150250","abstract":"Here, we develop a simple molecular test for SARS-CoV-2 in saliva based on reverse transcription loop-mediated isothermal amplification (RT-LAMP). The test has two steps: 1) prepare saliva with heat and a stabilization solution, and 2) detect virus by incubating with a primer and enzyme mix at 65°C for 30 minutes. After incubation, saliva samples containing the SARS-CoV-2 genome turn bright yellow, while the negative samples remain pink. Because this test is pH dependent, it can react falsely to naturally acidic human saliva. Here, we report unique buffering conditions and protocols that rendered 295 healthy human saliva samples compatible with the test, producing zero false positives. We also evaluated the test on 168 saliva samples from individuals infected with SARS-CoV-2, and from 47 matched pairs of saliva and anterior nasal samples from infected individuals. The Saliva TwoStep test described here reliably identified infected individuals with 94% sensitivity and &amp;amp;gt;99% specificity.Competing Interest StatementSome of the authors of this study (NRM, QY, CLP, SLS) are founders of Darwin Biosciences, who licenses the RT-LAMP assay described herein.Funding StatementWe thank the Burroughs Wellcome Fund (PATH award to SLS; PDEP award to NRM) and NIH (DP1-DA-046108 to SLS) for funding.Author DeclarationsI confirm all relevant ethical guidelines have been followed, and any necessary IRB and/or ethics committee approvals have been obtained.YesThe details of the IRB/oversight body that provided approval or exemption for the research described are given below:This study was approved by the University of Colorado Boulder Institutional Review Board. Saliva samples for assay development were collected under protocol 20-0068. Testing on human subjects is aggregated data resulting from University of Colorado Boulder operational COVID-19 surveillance testing.All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appropriate…","author":[{"dropping-particle":"","family":"Yang","given":"Qing","non-dropping-particle":"","parse-names":false,"suffix":""},{"dropping-particle":"","family":"Meyerson","given":"Nicholas R","non-dropping-particle":"","parse-names":false,"suffix":""},{"dropping-particle":"","family":"Clark","given":"Stephen K","non-dropping-particle":"","parse-names":false,"suffix":""},{"dropping-particle":"","family":"Paige","given":"Camille L","non-dropping-particle":"","parse-names":false,"suffix":""},{"dropping-particle":"","family":"Fattor","given":"Will T","non-dropping-particle":"","parse-names":false,"suffix":""},{"dropping-particle":"","family":"Gilchrist","given":"Alison R","non-dropping-particle":"","parse-names":false,"suffix":""},{"dropping-particle":"","family":"Barbachano-Guerrero","given":"Arturo","non-dropping-particle":"","parse-names":false,"suffix":""},{"dropping-particle":"","family":"Worden-Sapper","given":"Emma R","non-dropping-particle":"","parse-names":false,"suffix":""},{"dropping-particle":"","family":"Wu","given":"Sharon S","non-dropping-particle":"","parse-names":false,"suffix":""},{"dropping-particle":"","family":"Muhlrad","given":"Denise","non-dropping-particle":"","parse-names":false,"suffix":""},{"dropping-particle":"","family":"Decker","given":"Carolyn J","non-dropping-particle":"","parse-names":false,"suffix":""},{"dropping-particle":"","family":"Saldi","given":"Tassa K","non-dropping-particle":"","parse-names":false,"suffix":""},{"dropping-particle":"","family":"Lasda","given":"Erika","non-dropping-particle":"","parse-names":false,"suffix":""},{"dropping-particle":"","family":"Gonzales","given":"Patrick K","non-dropping-particle":"","parse-names":false,"suffix":""},{"dropping-particle":"","family":"Fink","given":"Morgan R","non-dropping-particle":"","parse-names":false,"suffix":""},{"dropping-particle":"","family":"Tat","given":"Kimngan L","non-dropping-particle":"","parse-names":false,"suffix":""},{"dropping-particle":"","family":"Hager","given":"Cole R","non-dropping-particle":"","parse-names":false,"suffix":""},{"dropping-particle":"","family":"Davis","given":"Jack C","non-dropping-particle":"","parse-names":false,"suffix":""},{"dropping-particle":"","family":"Ozeroff","given":"Christopher D","non-dropping-particle":"","parse-names":false,"suffix":""},{"dropping-particle":"","family":"Brisson","given":"Gloria R","non-dropping-particle":"","parse-names":false,"suffix":""},{"dropping-particle":"","family":"McQueen","given":"Matthew B","non-dropping-particle":"","parse-names":false,"suffix":""},{"dropping-particle":"","family":"Leinwand","given":"Leslie","non-dropping-particle":"","parse-names":false,"suffix":""},{"dropping-particle":"","family":"Parker","given":"Roy","non-dropping-particle":"","parse-names":false,"suffix":""},{"dropping-particle":"","family":"Sawyer","given":"Sara L","non-dropping-particle":"","parse-names":false,"suffix":""}],"container-title":"medRxiv","id":"ITEM-2","issued":{"date-parts":[["2020","1","1"]]},"page":"2020.07.16.20150250","title":"Saliva TwoStep: An RT-LAMP saliva test for SARS-CoV-2 and its assessment in a large population","type":"article-journal"},"uris":["http://www.mendeley.com/documents/?uuid=0a7d0ff2-b60e-4e5d-b4dc-d8db1f4b5c58"]}],"mendeley":{"formattedCitation":"&lt;sup&gt;32,33&lt;/sup&gt;","plainTextFormattedCitation":"32,33","previouslyFormattedCitation":"&lt;sup&gt;32,33&lt;/sup&gt;"},"properties":{"noteIndex":0},"schema":"https://github.com/citation-style-language/schema/raw/master/csl-citation.json"}</w:instrText>
      </w:r>
      <w:r>
        <w:fldChar w:fldCharType="separate"/>
      </w:r>
      <w:r w:rsidR="00B15CC2" w:rsidRPr="00B15CC2">
        <w:rPr>
          <w:noProof/>
          <w:vertAlign w:val="superscript"/>
        </w:rPr>
        <w:t>32,33</w:t>
      </w:r>
      <w:r>
        <w:fldChar w:fldCharType="end"/>
      </w:r>
      <w:r w:rsidR="72D830ED">
        <w:t xml:space="preserve"> have not been modelled here.</w:t>
      </w:r>
    </w:p>
    <w:p w14:paraId="3429AD95" w14:textId="77777777" w:rsidR="00880A81" w:rsidRDefault="00880A81" w:rsidP="003264B5"/>
    <w:p w14:paraId="7A6CDD08" w14:textId="2262DDF5" w:rsidR="006C281A" w:rsidRDefault="0BBE3775" w:rsidP="00D60AA5">
      <w:r>
        <w:t xml:space="preserve">In </w:t>
      </w:r>
      <w:r w:rsidR="67547C93">
        <w:t>this study our simulation is predicated on the detection of infected individuals</w:t>
      </w:r>
      <w:r w:rsidR="7A0062FC">
        <w:t>. However, f</w:t>
      </w:r>
      <w:r w:rsidR="02C52584">
        <w:t xml:space="preserve">or the purposes of </w:t>
      </w:r>
      <w:r w:rsidR="1CADDF8D">
        <w:t xml:space="preserve">controlling </w:t>
      </w:r>
      <w:r w:rsidR="3B8FD220">
        <w:t xml:space="preserve">the spread of the disease </w:t>
      </w:r>
      <w:r w:rsidR="43DD0E44">
        <w:t xml:space="preserve">whilst limiting unnecessary </w:t>
      </w:r>
      <w:r w:rsidR="4741E301">
        <w:t>quarantines</w:t>
      </w:r>
      <w:r w:rsidR="7A0062FC">
        <w:t xml:space="preserve">, </w:t>
      </w:r>
      <w:r w:rsidR="693CD050">
        <w:t xml:space="preserve">those who </w:t>
      </w:r>
      <w:r w:rsidR="010B13D8">
        <w:t xml:space="preserve">have very low viral load </w:t>
      </w:r>
      <w:r w:rsidR="105B7B44">
        <w:t xml:space="preserve">are much more likely to be </w:t>
      </w:r>
      <w:r w:rsidR="7503841A">
        <w:t xml:space="preserve">post-infectious or non-infectious than they are to be </w:t>
      </w:r>
      <w:r w:rsidR="6679DB55">
        <w:t>pre-infectious</w:t>
      </w:r>
      <w:r w:rsidR="006C281A">
        <w:fldChar w:fldCharType="begin" w:fldLock="1"/>
      </w:r>
      <w:r w:rsidR="00055337">
        <w:instrText>ADDIN CSL_CITATION {"citationItems":[{"id":"ITEM-1","itemData":{"DOI":"10.1056/NEJMp2025631","ISSN":"0028-4793","author":[{"dropping-particle":"","family":"Mina","given":"Michael J","non-dropping-particle":"","parse-names":false,"suffix":""},{"dropping-particle":"","family":"Parker","given":"Roy","non-dropping-particle":"","parse-names":false,"suffix":""},{"dropping-particle":"","family":"Larremore","given":"Daniel B","non-dropping-particle":"","parse-names":false,"suffix":""}],"container-title":"New England Journal of Medicine","id":"ITEM-1","issue":"22","issued":{"date-parts":[["2020","9","30"]]},"note":"doi: 10.1056/NEJMp2025631","page":"e120","publisher":"Massachusetts Medical Society","title":"Rethinking Covid-19 Test Sensitivity — A Strategy for Containment","type":"article-journal","volume":"383"},"uris":["http://www.mendeley.com/documents/?uuid=36245e99-b5fa-42d8-ac38-5c05f5b8bddd"]}],"mendeley":{"formattedCitation":"&lt;sup&gt;34&lt;/sup&gt;","plainTextFormattedCitation":"34","previouslyFormattedCitation":"&lt;sup&gt;34&lt;/sup&gt;"},"properties":{"noteIndex":0},"schema":"https://github.com/citation-style-language/schema/raw/master/csl-citation.json"}</w:instrText>
      </w:r>
      <w:r w:rsidR="006C281A">
        <w:fldChar w:fldCharType="separate"/>
      </w:r>
      <w:r w:rsidR="00B15CC2" w:rsidRPr="00B15CC2">
        <w:rPr>
          <w:noProof/>
          <w:vertAlign w:val="superscript"/>
        </w:rPr>
        <w:t>34</w:t>
      </w:r>
      <w:r w:rsidR="006C281A">
        <w:fldChar w:fldCharType="end"/>
      </w:r>
      <w:r w:rsidR="0C04B192">
        <w:t>. Therefore</w:t>
      </w:r>
      <w:r w:rsidR="79594C47">
        <w:t>,</w:t>
      </w:r>
      <w:r w:rsidR="0C04B192">
        <w:t xml:space="preserve"> </w:t>
      </w:r>
      <w:r w:rsidR="1E2FCB31">
        <w:t xml:space="preserve">approaches such as </w:t>
      </w:r>
      <w:r w:rsidR="7E80190B">
        <w:t xml:space="preserve">LFD </w:t>
      </w:r>
      <w:r w:rsidR="5305AEE4">
        <w:t>or large pool siz</w:t>
      </w:r>
      <w:r w:rsidR="00DE17E7">
        <w:t xml:space="preserve">es </w:t>
      </w:r>
      <w:r w:rsidR="652D700A">
        <w:t xml:space="preserve">may not </w:t>
      </w:r>
      <w:r w:rsidR="67518A88">
        <w:t xml:space="preserve">lead to substantially higher transmission </w:t>
      </w:r>
      <w:r w:rsidR="5F2BF5D6">
        <w:t xml:space="preserve">and yet </w:t>
      </w:r>
      <w:r w:rsidR="4A2E29F2">
        <w:t xml:space="preserve">they could be substantially cheaper. On the comparison between LFD and </w:t>
      </w:r>
      <w:r w:rsidR="0FC505B6">
        <w:t xml:space="preserve">pooling RT-qPCR, LFD has the advantage of being substantially faster, but operationally its sensitivity appears to be lower than </w:t>
      </w:r>
      <w:r w:rsidR="12B8A8BC">
        <w:t xml:space="preserve">initial laboratory </w:t>
      </w:r>
      <w:r w:rsidR="437069EC">
        <w:t>testing indicated</w:t>
      </w:r>
      <w:r w:rsidR="006C281A">
        <w:fldChar w:fldCharType="begin" w:fldLock="1"/>
      </w:r>
      <w:r w:rsidR="00055337">
        <w:instrText>ADDIN CSL_CITATION {"citationItems":[{"id":"ITEM-1","itemData":{"DOI":"10.1136/bmj.m4744","abstract":"The lateral flow devices used in the community testing pilot in Liverpool only picked up half the covid-19 cases detected by polymerase chain reaction (PCR) tests and missed three out of 10 cases with higher viral loads, according to the government’s own policy paper.1Given the low sensitivity of the Innova lateral flow devices when used in the field, experts are questioning how they can be used to allow care home residents to have contact with relatives over Christmas safely or for students to know for certain that they are not infected before returning home.The information can only be found by looking in annex B of the document, Community testing: a guide for local delivery, which was published on 30 November. This is the first publicly available information about the field evaluation of the Innova tests in Liverpool which has been criticised for its lack of transparency, accuracy of the tests used, and costs and potential harms.23Jon Deeks, professor of biostatistics at the University of Birmingham and leader of the Cochrane Collaboration’s covid-19 test evaluation activities, told …","author":[{"dropping-particle":"","family":"Wise","given":"Jacqui","non-dropping-particle":"","parse-names":false,"suffix":""}],"container-title":"BMJ","id":"ITEM-1","issued":{"date-parts":[["2020","12","4"]]},"page":"m4744","title":"Covid-19: Safety of lateral flow tests questioned after they are found to miss half of cases","type":"article-journal","volume":"371"},"uris":["http://www.mendeley.com/documents/?uuid=0f95272f-79ff-4c29-b95d-7000f52af0e4"]}],"mendeley":{"formattedCitation":"&lt;sup&gt;35&lt;/sup&gt;","plainTextFormattedCitation":"35","previouslyFormattedCitation":"&lt;sup&gt;35&lt;/sup&gt;"},"properties":{"noteIndex":0},"schema":"https://github.com/citation-style-language/schema/raw/master/csl-citation.json"}</w:instrText>
      </w:r>
      <w:r w:rsidR="006C281A">
        <w:fldChar w:fldCharType="separate"/>
      </w:r>
      <w:r w:rsidR="00B15CC2" w:rsidRPr="00B15CC2">
        <w:rPr>
          <w:noProof/>
          <w:vertAlign w:val="superscript"/>
        </w:rPr>
        <w:t>35</w:t>
      </w:r>
      <w:r w:rsidR="006C281A">
        <w:fldChar w:fldCharType="end"/>
      </w:r>
      <w:r w:rsidR="57AE30E6">
        <w:t xml:space="preserve">. By contrast, </w:t>
      </w:r>
      <w:r w:rsidR="4EBFFC20">
        <w:t xml:space="preserve">pooling of samples in practice may in fact exceed the </w:t>
      </w:r>
      <w:r w:rsidR="563107CF">
        <w:t xml:space="preserve">sensitivity </w:t>
      </w:r>
      <w:r w:rsidR="4EBFFC20">
        <w:t>performance that we assumed in these simulations</w:t>
      </w:r>
      <w:r w:rsidR="006C281A">
        <w:fldChar w:fldCharType="begin" w:fldLock="1"/>
      </w:r>
      <w:r w:rsidR="00055337">
        <w:instrText>ADDIN CSL_CITATION {"citationItems":[{"id":"ITEM-1","itemData":{"DOI":"10.1093/cid/ciaa531","ISSN":"1058-4838","PMID":"32358960","abstract":"BACKGROUND The recent emergence of SARS-CoV-2 lead to a current pandemic of unprecedented scale. Though diagnostic tests are fundamental to the ability to detect and respond, overwhelmed healthcare systems are already experiencing shortages of reagents associated with this test, calling for a lean immediately-applicable protocol. METHODS RNA extracts of positive samples were tested for the presence of SARS-CoV-2 using RT-qPCR, alone or in pools of different sizes (2-, 4-, 8- ,16-, 32- and 64-sample pools) with negative samples. Transport media of additional 3 positive samples were also tested when mixed with transport media of negative samples in pools of 8. RESULTS A single positive sample can be detected in pools of up to 32 samples, using the standard kits and protocols, with an estimated false negative rate of 10%. Detection of positive samples diluted in even up to 64 samples may also be attainable, though may require additional amplification cycles. Single positive samples can be detected when pooling either after or prior to RNA extraction. CONCLUSIONS As it uses the standard protocols, reagents and equipment, this pooling method can be applied immediately in current clinical testing laboratories. We hope that such implementation of a pool test for COVID-19 would allow expanding current screening capacities thereby enabling the expansion of detection in the community, as well as in close organic groups, such as hospital departments, army units, or factory shifts.","author":[{"dropping-particle":"","family":"Yelin","given":"Idan","non-dropping-particle":"","parse-names":false,"suffix":""},{"dropping-particle":"","family":"Aharony","given":"Noga","non-dropping-particle":"","parse-names":false,"suffix":""},{"dropping-particle":"","family":"Tamar","given":"Einat Shaer","non-dropping-particle":"","parse-names":false,"suffix":""},{"dropping-particle":"","family":"Argoetti","given":"Amir","non-dropping-particle":"","parse-names":false,"suffix":""},{"dropping-particle":"","family":"Messer","given":"Esther","non-dropping-particle":"","parse-names":false,"suffix":""},{"dropping-particle":"","family":"Berenbaum","given":"Dina","non-dropping-particle":"","parse-names":false,"suffix":""},{"dropping-particle":"","family":"Shafran","given":"Einat","non-dropping-particle":"","parse-names":false,"suffix":""},{"dropping-particle":"","family":"Kuzli","given":"Areen","non-dropping-particle":"","parse-names":false,"suffix":""},{"dropping-particle":"","family":"Gandali","given":"Nagham","non-dropping-particle":"","parse-names":false,"suffix":""},{"dropping-particle":"","family":"Shkedi","given":"Omer","non-dropping-particle":"","parse-names":false,"suffix":""},{"dropping-particle":"","family":"Hashimshony","given":"Tamar","non-dropping-particle":"","parse-names":false,"suffix":""},{"dropping-particle":"","family":"Mandel-Gutfreund","given":"Yael","non-dropping-particle":"","parse-names":false,"suffix":""},{"dropping-particle":"","family":"Halberthal","given":"Michael","non-dropping-particle":"","parse-names":false,"suffix":""},{"dropping-particle":"","family":"Geffen","given":"Yuval","non-dropping-particle":"","parse-names":false,"suffix":""},{"dropping-particle":"","family":"Szwarcwort-Cohen","given":"Moran","non-dropping-particle":"","parse-names":false,"suffix":""},{"dropping-particle":"","family":"Kishony","given":"Roy","non-dropping-particle":"","parse-names":false,"suffix":""}],"container-title":"Clinical Infectious Diseases","id":"ITEM-1","issue":"16","issued":{"date-parts":[["2020","5","2"]]},"publisher":"Oxford University Press (OUP)","title":"Evaluation of COVID-19 RT-qPCR Test in Multi sample Pools","type":"article-journal","volume":"71"},"uris":["http://www.mendeley.com/documents/?uuid=d8004503-59c6-3c78-b280-874e47e769b6"]}],"mendeley":{"formattedCitation":"&lt;sup&gt;31&lt;/sup&gt;","plainTextFormattedCitation":"31","previouslyFormattedCitation":"&lt;sup&gt;31&lt;/sup&gt;"},"properties":{"noteIndex":0},"schema":"https://github.com/citation-style-language/schema/raw/master/csl-citation.json"}</w:instrText>
      </w:r>
      <w:r w:rsidR="006C281A">
        <w:fldChar w:fldCharType="separate"/>
      </w:r>
      <w:r w:rsidR="00B15CC2" w:rsidRPr="00B15CC2">
        <w:rPr>
          <w:noProof/>
          <w:vertAlign w:val="superscript"/>
        </w:rPr>
        <w:t>31</w:t>
      </w:r>
      <w:r w:rsidR="006C281A">
        <w:fldChar w:fldCharType="end"/>
      </w:r>
      <w:r w:rsidR="563107CF">
        <w:t>.</w:t>
      </w:r>
    </w:p>
    <w:p w14:paraId="5AA35FAB" w14:textId="4899FFF5" w:rsidR="004B7DF9" w:rsidRDefault="004B7DF9" w:rsidP="00D60AA5"/>
    <w:p w14:paraId="56FD35DD" w14:textId="201DA681" w:rsidR="004B7DF9" w:rsidRDefault="004B7DF9" w:rsidP="00D60AA5">
      <w:r>
        <w:t xml:space="preserve">It is also of note that </w:t>
      </w:r>
      <w:r w:rsidR="5A3533EF">
        <w:t>the new Variant of Concern 202012</w:t>
      </w:r>
      <w:r w:rsidR="18DA1921">
        <w:t>/</w:t>
      </w:r>
      <w:r w:rsidR="5A3533EF">
        <w:t>01 (VOC)</w:t>
      </w:r>
      <w:r w:rsidR="79CCA05B">
        <w:t>, which is thought to have originated in the UK in late Summer or early Autumn 2020, and which has spread rapidly in the UK since then</w:t>
      </w:r>
      <w:r w:rsidR="7926B6E3">
        <w:t xml:space="preserve"> (even during the November lockdown)</w:t>
      </w:r>
      <w:r w:rsidR="79CCA05B">
        <w:t xml:space="preserve">, is estimated to be between 1.4 and 1.8 times </w:t>
      </w:r>
      <w:r w:rsidR="04F9B882">
        <w:t>more transmissible than the original (wild</w:t>
      </w:r>
      <w:r w:rsidR="2E38D70C">
        <w:t>-type</w:t>
      </w:r>
      <w:r w:rsidR="04F9B882">
        <w:t>) SARS-CoV-2</w:t>
      </w:r>
      <w:r w:rsidR="001F74B4">
        <w:fldChar w:fldCharType="begin" w:fldLock="1"/>
      </w:r>
      <w:r w:rsidR="00055337">
        <w:instrText>ADDIN CSL_CITATION {"citationItems":[{"id":"ITEM-1","itemData":{"abstract":"The SARS-CoV-2 lineage B.1.1.7, now designated Variant of Concern 202012/01 (VOC) by Public Health England, originated in the UK in late Summer to early Autumn 2020. We examine epidemiological evidence for this VOC having a transmission advantage from several perspectives. First, whole genome sequence data collected from community-based diagnostic testing provides an indication of changing prevalence of different genetic variants through time. Phylodynamic modelling additionally indicates that genetic diversity of this lineage has changed in a manner consistent with exponential growth. Second, we find that changes in VOC frequency inferred from genetic data correspond closely to changes inferred by S-gene target failures (SGTF) in community-based diagnostic PCR testing. Third, we examine growth trends in SGTF and non-SGTF case numbers at local area level across England, and show that the VOC has higher transmissibility than non-VOC lineages, even if the VOC has a different latent period or generation time. Available SGTF data indicate a shift in the age composition of reported cases, with a larger share of under 20 year olds among reported VOC than non-VOC cases. Fourth, we assess the association of VOC frequency with independent estimates of the overall SARS-CoV-2 reproduction number through time. Finally, we fit a semi-mechanistic model directly to local VOC and non-VOC case incidence to estimate the reproduction numbers over time for each. There is a consensus among all analyses that the VOC has a substantial transmission advantage, with the estimated difference in reproduction numbers between VOC and non-VOC ranging between 0.4 and 0.7, and the ratio of reproduction numbers varying between 1.4 and 1.8. We note that these estimates of transmission advantage apply to a period where high levels of social distancing were in place in England; extrapolation to other transmission contexts therefore requires caution.","author":[{"dropping-particle":"","family":"Volz","given":"Erik","non-dropping-particle":"","parse-names":false,"suffix":""},{"dropping-particle":"","family":"Mishra","given":"Swapnil","non-dropping-particle":"","parse-names":false,"suffix":""},{"dropping-particle":"","family":"Chand","given":"Meera","non-dropping-particle":"","parse-names":false,"suffix":""},{"dropping-particle":"","family":"Barrett","given":"Jeffrey C","non-dropping-particle":"","parse-names":false,"suffix":""},{"dropping-particle":"","family":"Johnson","given":"Robert","non-dropping-particle":"","parse-names":false,"suffix":""},{"dropping-particle":"","family":"Hopkins","given":"Susan","non-dropping-particle":"","parse-names":false,"suffix":""},{"dropping-particle":"","family":"Gandy","given":"Axel","non-dropping-particle":"","parse-names":false,"suffix":""},{"dropping-particle":"","family":"Rambaut","given":"Andrew","non-dropping-particle":"","parse-names":false,"suffix":""},{"dropping-particle":"","family":"Ferguson","given":"Neil M","non-dropping-particle":"","parse-names":false,"suffix":""}],"id":"ITEM-1","issued":{"date-parts":[["0"]]},"title":"Transmission of SARS-CoV-2 Lineage B.1.1.7 in England: Insights from linking epidemiological and genetic data","type":"report"},"uris":["http://www.mendeley.com/documents/?uuid=4b88b6f0-c4a8-3ab9-b81f-4790e14bfc11"]}],"mendeley":{"formattedCitation":"&lt;sup&gt;36&lt;/sup&gt;","plainTextFormattedCitation":"36","previouslyFormattedCitation":"&lt;sup&gt;36&lt;/sup&gt;"},"properties":{"noteIndex":0},"schema":"https://github.com/citation-style-language/schema/raw/master/csl-citation.json"}</w:instrText>
      </w:r>
      <w:r w:rsidR="001F74B4">
        <w:fldChar w:fldCharType="separate"/>
      </w:r>
      <w:r w:rsidR="00B15CC2" w:rsidRPr="00B15CC2">
        <w:rPr>
          <w:noProof/>
          <w:vertAlign w:val="superscript"/>
        </w:rPr>
        <w:t>36</w:t>
      </w:r>
      <w:r w:rsidR="001F74B4">
        <w:fldChar w:fldCharType="end"/>
      </w:r>
      <w:r w:rsidR="3E323279">
        <w:t>. E</w:t>
      </w:r>
      <w:r w:rsidR="5ED88F82">
        <w:t>arly results</w:t>
      </w:r>
      <w:r w:rsidR="04F9B882">
        <w:t xml:space="preserve"> suggest th</w:t>
      </w:r>
      <w:r w:rsidR="76BB48FE">
        <w:t xml:space="preserve">at this new variant is associated with significantly higher viral loads </w:t>
      </w:r>
      <w:r w:rsidR="193896FF">
        <w:t xml:space="preserve">in the upper respiratory tract, </w:t>
      </w:r>
      <w:r w:rsidR="76BB48FE">
        <w:t xml:space="preserve">than </w:t>
      </w:r>
      <w:r w:rsidR="47D75F20">
        <w:t xml:space="preserve">was </w:t>
      </w:r>
      <w:r w:rsidR="76BB48FE">
        <w:t>the</w:t>
      </w:r>
      <w:r w:rsidR="44E628D8">
        <w:t xml:space="preserve"> case with </w:t>
      </w:r>
      <w:r w:rsidR="76BB48FE">
        <w:t>wild</w:t>
      </w:r>
      <w:r w:rsidR="24B30702">
        <w:t>-type</w:t>
      </w:r>
      <w:r w:rsidR="184CCC91">
        <w:t xml:space="preserve"> SARS-CoV-</w:t>
      </w:r>
      <w:r w:rsidR="00684F95">
        <w:t>2</w:t>
      </w:r>
      <w:r w:rsidR="00684F95">
        <w:fldChar w:fldCharType="begin" w:fldLock="1"/>
      </w:r>
      <w:r w:rsidR="00055337">
        <w:instrText>ADDIN CSL_CITATION {"citationItems":[{"id":"ITEM-1","itemData":{"DOI":"10.1101/2020.12.24.20248834","abstract":"Birmingham University Turnkey laboratory is part of the Lighthouse network responsible for testing clinical samples under the UK government ‘ Test &amp; Trace’ scheme. Samples are analysed for the presence of SARS-CoV-2 in respiratory samples using the Thermofisher TaqPath RT-QPCR test, which is designed to co-amplify sections of three SARS-CoV-2 viral genes.\n\nSince more recent information became available regarding the presence of SARS-CoV-2 variants of concern (S-VoC), which can show a suboptimal profile in RT-QPCR tests such as the ThermoFisher TaqPath used at the majority of Lighthouse laboratories, we analysed recently published data for trends and significance of the S-gene ‘dropout’ variant.\n\nResults showed that:\n\n1.  the population of S-gene dropout samples had significantly lower median Ct values of ORF and N-gene targets compared to samples where S-gene was detected\n\n2.  on a population basis, S-gene dropout samples clustered around very low Ct values for ORF and N targets\n\n3.  linked Ct values for individual samples showed that a low Ct for ORF and N were clearly associated with an S-dropout characteristic\n\n4.  when conservatively inferring relative viral load from Ct values, approximately 35% of S-dropout samples had high viral loads between 10 and 10,000-fold greater than 1 × 106, compared to 10% of S-positive samples.\n\nThis analysis suggests that patients whose samples exhibit the S-dropout profile in the TaqPath test are more likely to have high viral loads at the time of sampling. The relevance of this to epidemiological reports of fast spread of the SARS-CoV-2 in regions of the UK is discussed.\n\n### Competing Interest Statement\n\nThe authors have declared no competing interest.\n\n### Funding Statement\n\nThe testing work in this project is funded by the UK Department of Health and Social Care\n\n###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below:\n\nThe use of sample result data in this study was reviewed by the Ethics review committee of the College of Medical and Dental Sciences at the University of Birmingham. A waiver was granted allowing samples to be used under ethics gained to aid assay development (NRES Committee West Midlands - South Birmingham 2002/201 Amendment Number 4, 24 April 2013).\n\nAll necessary patie…","author":[{"dropping-particle":"","family":"Kidd","given":"Michael","non-dropping-particle":"","parse-names":false,"suffix":""},{"dropping-particle":"","family":"Richter","given":"Alex","non-dropping-particle":"","parse-names":false,"suffix":""},{"dropping-particle":"","family":"Best","given":"Angus","non-dropping-particle":"","parse-names":false,"suffix":""},{"dropping-particle":"","family":"Mirza","given":"Jeremy","non-dropping-particle":"","parse-names":false,"suffix":""},{"dropping-particle":"","family":"Percival","given":"Benita","non-dropping-particle":"","parse-names":false,"suffix":""},{"dropping-particle":"","family":"Mayhew","given":"Megan","non-dropping-particle":"","parse-names":false,"suffix":""},{"dropping-particle":"","family":"Megram","given":"Oliver","non-dropping-particle":"","parse-names":false,"suffix":""},{"dropping-particle":"","family":"Ashford","given":"Fiona","non-dropping-particle":"","parse-names":false,"suffix":""},{"dropping-particle":"","family":"White","given":"Thomas","non-dropping-particle":"","parse-names":false,"suffix":""},{"dropping-particle":"","family":"Moles-Garcia","given":"Emma","non-dropping-particle":"","parse-names":false,"suffix":""},{"dropping-particle":"","family":"Crawford","given":"Liam","non-dropping-particle":"","parse-names":false,"suffix":""},{"dropping-particle":"","family":"Bosworth","given":"Andrew","non-dropping-particle":"","parse-names":false,"suffix":""},{"dropping-particle":"","family":"Plant","given":"Tim","non-dropping-particle":"","parse-names":false,"suffix":""},{"dropping-particle":"","family":"Mcnally","given":"Alan","non-dropping-particle":"","parse-names":false,"suffix":""}],"container-title":"medRxiv","id":"ITEM-1","issued":{"date-parts":[["2020","12","27"]]},"page":"2020.12.24.20248834","publisher":"Cold Spring Harbor Laboratory Press","title":"S-variant SARS-CoV-2 is associated with significantly higher viral loads in samples tested by ThermoFisher TaqPath RT-QPCR","type":"article-journal"},"uris":["http://www.mendeley.com/documents/?uuid=6ff349ee-9bc7-3033-99bb-0b00e778df14"]}],"mendeley":{"formattedCitation":"&lt;sup&gt;37&lt;/sup&gt;","plainTextFormattedCitation":"37","previouslyFormattedCitation":"&lt;sup&gt;37&lt;/sup&gt;"},"properties":{"noteIndex":0},"schema":"https://github.com/citation-style-language/schema/raw/master/csl-citation.json"}</w:instrText>
      </w:r>
      <w:r w:rsidR="00684F95">
        <w:fldChar w:fldCharType="separate"/>
      </w:r>
      <w:r w:rsidR="00B15CC2" w:rsidRPr="00B15CC2">
        <w:rPr>
          <w:noProof/>
          <w:vertAlign w:val="superscript"/>
        </w:rPr>
        <w:t>37</w:t>
      </w:r>
      <w:r w:rsidR="00684F95">
        <w:fldChar w:fldCharType="end"/>
      </w:r>
      <w:r w:rsidR="00684F95">
        <w:t>.</w:t>
      </w:r>
      <w:r w:rsidR="5CFEAD57">
        <w:t xml:space="preserve"> </w:t>
      </w:r>
      <w:r w:rsidR="00621588">
        <w:t>If a higher viral load is maintained across the infection course</w:t>
      </w:r>
      <w:r w:rsidR="7B62660B">
        <w:t>,</w:t>
      </w:r>
      <w:r w:rsidR="00621588">
        <w:t xml:space="preserve"> then all tests will gain in sensitivity, and adopting pooling approaches </w:t>
      </w:r>
      <w:r w:rsidR="48EC8507">
        <w:t>(</w:t>
      </w:r>
      <w:r w:rsidR="00621588">
        <w:t>or the LFD</w:t>
      </w:r>
      <w:r w:rsidR="43046D02">
        <w:t>)</w:t>
      </w:r>
      <w:r w:rsidR="00621588">
        <w:t xml:space="preserve"> will have a reduced </w:t>
      </w:r>
      <w:r w:rsidR="008E51AF">
        <w:t>adverse impact on sensitivity when compared against the single RT-qPCR test.</w:t>
      </w:r>
    </w:p>
    <w:p w14:paraId="44EA448B" w14:textId="6A5457EB" w:rsidR="00880A81" w:rsidRDefault="00880A81" w:rsidP="003264B5"/>
    <w:p w14:paraId="40BDC0E4" w14:textId="33FCE9FD" w:rsidR="00BB4E66" w:rsidRDefault="00BB4E66" w:rsidP="00D60AA5">
      <w:r>
        <w:t xml:space="preserve">Overall, we show that RT-qPCR pooling strategies are </w:t>
      </w:r>
      <w:r w:rsidR="007558DA">
        <w:t xml:space="preserve">likely to be </w:t>
      </w:r>
      <w:r w:rsidR="00E94A48">
        <w:t xml:space="preserve">improved if individuals can be pooled based on likelihood of joint infection, and this could be achieved by pooling within known living or contact circles. </w:t>
      </w:r>
      <w:r w:rsidR="00322F4D">
        <w:t xml:space="preserve">Though we used </w:t>
      </w:r>
      <w:r w:rsidR="000D5D65">
        <w:t xml:space="preserve">student </w:t>
      </w:r>
      <w:r w:rsidR="00827E16">
        <w:t xml:space="preserve">living circles </w:t>
      </w:r>
      <w:r w:rsidR="005538B7">
        <w:t xml:space="preserve">as a basis for the simulations, the results </w:t>
      </w:r>
      <w:r w:rsidR="003E74B3">
        <w:t>could extend to households in general.</w:t>
      </w:r>
      <w:r w:rsidR="00E94A48">
        <w:t xml:space="preserve"> </w:t>
      </w:r>
      <w:r w:rsidR="00E251B5">
        <w:t xml:space="preserve">An adaptive strategy, whereby different pooling schemes are used depending on the </w:t>
      </w:r>
      <w:r w:rsidR="00464A15">
        <w:t xml:space="preserve">estimated </w:t>
      </w:r>
      <w:r w:rsidR="00E251B5">
        <w:t>prevalence and R value</w:t>
      </w:r>
      <w:r w:rsidR="00464A15">
        <w:t xml:space="preserve">s </w:t>
      </w:r>
      <w:r w:rsidR="00A04BF3">
        <w:t>(</w:t>
      </w:r>
      <w:r w:rsidR="00464A15">
        <w:t>e.g. from local authority rep</w:t>
      </w:r>
      <w:r w:rsidR="00A04BF3">
        <w:t>orting)</w:t>
      </w:r>
      <w:r w:rsidR="00E251B5">
        <w:t>, could be optimal</w:t>
      </w:r>
      <w:r w:rsidR="00D2784C">
        <w:t>.</w:t>
      </w:r>
    </w:p>
    <w:p w14:paraId="76B29A2D" w14:textId="77777777" w:rsidR="00B554CE" w:rsidRDefault="00B554CE" w:rsidP="006F4E58"/>
    <w:p w14:paraId="136217AD" w14:textId="7E958EB6" w:rsidR="00E06F1E" w:rsidRDefault="00E06F1E" w:rsidP="009D39D3">
      <w:pPr>
        <w:pStyle w:val="Heading1"/>
        <w:rPr>
          <w:ins w:id="68" w:author="Theil, Florence" w:date="2021-02-23T10:19:00Z"/>
        </w:rPr>
      </w:pPr>
      <w:commentRangeStart w:id="69"/>
      <w:ins w:id="70" w:author="Theil, Florence" w:date="2021-02-23T10:19:00Z">
        <w:r>
          <w:t>Data availability</w:t>
        </w:r>
      </w:ins>
      <w:commentRangeEnd w:id="69"/>
      <w:ins w:id="71" w:author="Theil, Florence" w:date="2021-02-23T10:20:00Z">
        <w:r>
          <w:rPr>
            <w:rStyle w:val="CommentReference"/>
            <w:rFonts w:asciiTheme="minorHAnsi" w:eastAsiaTheme="minorHAnsi" w:hAnsiTheme="minorHAnsi" w:cstheme="minorBidi"/>
            <w:color w:val="auto"/>
          </w:rPr>
          <w:commentReference w:id="69"/>
        </w:r>
      </w:ins>
    </w:p>
    <w:p w14:paraId="4A90DAAC" w14:textId="0BA72C36" w:rsidR="00E06F1E" w:rsidRDefault="00E06F1E" w:rsidP="00E06F1E">
      <w:pPr>
        <w:rPr>
          <w:ins w:id="72" w:author="Gibran Hemani" w:date="2021-03-12T22:00:00Z"/>
          <w:i/>
          <w:iCs/>
        </w:rPr>
      </w:pPr>
      <w:commentRangeStart w:id="73"/>
      <w:ins w:id="74" w:author="Theil, Florence" w:date="2021-02-23T10:20:00Z">
        <w:r>
          <w:rPr>
            <w:i/>
            <w:iCs/>
          </w:rPr>
          <w:t>Source</w:t>
        </w:r>
      </w:ins>
      <w:ins w:id="75" w:author="Theil, Florence" w:date="2021-02-23T10:19:00Z">
        <w:r>
          <w:rPr>
            <w:i/>
            <w:iCs/>
          </w:rPr>
          <w:t xml:space="preserve"> data</w:t>
        </w:r>
      </w:ins>
      <w:commentRangeEnd w:id="73"/>
      <w:ins w:id="76" w:author="Theil, Florence" w:date="2021-02-23T10:20:00Z">
        <w:r>
          <w:rPr>
            <w:rStyle w:val="CommentReference"/>
          </w:rPr>
          <w:commentReference w:id="73"/>
        </w:r>
      </w:ins>
    </w:p>
    <w:p w14:paraId="2757DD46" w14:textId="63F86F83" w:rsidR="006B16C3" w:rsidRPr="006B16C3" w:rsidRDefault="006B16C3" w:rsidP="006B16C3">
      <w:pPr>
        <w:pStyle w:val="ListParagraph"/>
        <w:numPr>
          <w:ilvl w:val="0"/>
          <w:numId w:val="6"/>
        </w:numPr>
        <w:spacing w:after="160" w:line="259" w:lineRule="auto"/>
        <w:rPr>
          <w:ins w:id="77" w:author="Theil, Florence" w:date="2021-02-23T10:29:00Z"/>
        </w:rPr>
        <w:pPrChange w:id="78" w:author="Gibran Hemani" w:date="2021-03-12T22:01:00Z">
          <w:pPr/>
        </w:pPrChange>
      </w:pPr>
      <w:ins w:id="79" w:author="Gibran Hemani" w:date="2021-03-12T22:00:00Z">
        <w:r w:rsidRPr="006B16C3">
          <w:rPr>
            <w:rPrChange w:id="80" w:author="Gibran Hemani" w:date="2021-03-12T22:01:00Z">
              <w:rPr>
                <w:i/>
                <w:iCs/>
              </w:rPr>
            </w:rPrChange>
          </w:rPr>
          <w:t>Source data used in the models</w:t>
        </w:r>
      </w:ins>
      <w:ins w:id="81" w:author="Gibran Hemani" w:date="2021-03-12T22:01:00Z">
        <w:r w:rsidRPr="006B16C3">
          <w:rPr>
            <w:rPrChange w:id="82" w:author="Gibran Hemani" w:date="2021-03-12T22:01:00Z">
              <w:rPr>
                <w:i/>
                <w:iCs/>
              </w:rPr>
            </w:rPrChange>
          </w:rPr>
          <w:t xml:space="preserve"> </w:t>
        </w:r>
      </w:ins>
      <w:ins w:id="83" w:author="Gibran Hemani" w:date="2021-03-12T22:00:00Z">
        <w:r w:rsidRPr="006B16C3">
          <w:rPr>
            <w:rPrChange w:id="84" w:author="Gibran Hemani" w:date="2021-03-12T22:01:00Z">
              <w:rPr>
                <w:i/>
                <w:iCs/>
              </w:rPr>
            </w:rPrChange>
          </w:rPr>
          <w:t>is available</w:t>
        </w:r>
      </w:ins>
      <w:ins w:id="85" w:author="Gibran Hemani" w:date="2021-03-12T22:01:00Z">
        <w:r w:rsidRPr="006B16C3">
          <w:rPr>
            <w:rPrChange w:id="86" w:author="Gibran Hemani" w:date="2021-03-12T22:01:00Z">
              <w:rPr>
                <w:i/>
                <w:iCs/>
              </w:rPr>
            </w:rPrChange>
          </w:rPr>
          <w:t xml:space="preserve"> from </w:t>
        </w:r>
        <w:r w:rsidRPr="006B16C3">
          <w:fldChar w:fldCharType="begin"/>
        </w:r>
        <w:r w:rsidRPr="006B16C3">
          <w:rPr>
            <w:rPrChange w:id="87" w:author="Gibran Hemani" w:date="2021-03-12T22:01:00Z">
              <w:rPr/>
            </w:rPrChange>
          </w:rPr>
          <w:instrText xml:space="preserve"> HYPERLINK "https://github.com/explodecomputer/covid-uob-pooling" </w:instrText>
        </w:r>
        <w:r w:rsidRPr="006B16C3">
          <w:rPr>
            <w:rPrChange w:id="88" w:author="Gibran Hemani" w:date="2021-03-12T22:01:00Z">
              <w:rPr/>
            </w:rPrChange>
          </w:rPr>
          <w:fldChar w:fldCharType="separate"/>
        </w:r>
        <w:r w:rsidRPr="006B16C3">
          <w:rPr>
            <w:rStyle w:val="Hyperlink"/>
          </w:rPr>
          <w:t>https://github.com/explodecomputer/covid-uob-pooling</w:t>
        </w:r>
        <w:r w:rsidRPr="006B16C3">
          <w:fldChar w:fldCharType="end"/>
        </w:r>
        <w:r w:rsidRPr="006B16C3">
          <w:t xml:space="preserve"> </w:t>
        </w:r>
        <w:r>
          <w:t>(</w:t>
        </w:r>
        <w:r w:rsidRPr="006B16C3">
          <w:t>http://doi.org/10.5281/zenodo.4602389</w:t>
        </w:r>
        <w:r>
          <w:t>)</w:t>
        </w:r>
      </w:ins>
    </w:p>
    <w:p w14:paraId="2D02A4A6" w14:textId="77777777" w:rsidR="00F00D88" w:rsidRPr="00F00D88" w:rsidRDefault="00F00D88" w:rsidP="00E06F1E">
      <w:pPr>
        <w:rPr>
          <w:ins w:id="89" w:author="Theil, Florence" w:date="2021-02-23T10:19:00Z"/>
          <w:rPrChange w:id="90" w:author="Theil, Florence" w:date="2021-02-23T10:29:00Z">
            <w:rPr>
              <w:ins w:id="91" w:author="Theil, Florence" w:date="2021-02-23T10:19:00Z"/>
              <w:i/>
              <w:iCs/>
            </w:rPr>
          </w:rPrChange>
        </w:rPr>
      </w:pPr>
    </w:p>
    <w:p w14:paraId="4C3CB262" w14:textId="4F9444D3" w:rsidR="00E06F1E" w:rsidDel="006B16C3" w:rsidRDefault="00E06F1E" w:rsidP="00E06F1E">
      <w:pPr>
        <w:rPr>
          <w:ins w:id="92" w:author="Theil, Florence" w:date="2021-02-23T10:19:00Z"/>
          <w:del w:id="93" w:author="Gibran Hemani" w:date="2021-03-12T22:00:00Z"/>
          <w:i/>
          <w:iCs/>
        </w:rPr>
      </w:pPr>
    </w:p>
    <w:p w14:paraId="062129B9" w14:textId="4C046CE3" w:rsidR="00E06F1E" w:rsidDel="006B16C3" w:rsidRDefault="00E06F1E" w:rsidP="00E06F1E">
      <w:pPr>
        <w:rPr>
          <w:ins w:id="94" w:author="Theil, Florence" w:date="2021-02-23T10:19:00Z"/>
          <w:del w:id="95" w:author="Gibran Hemani" w:date="2021-03-12T22:00:00Z"/>
          <w:i/>
          <w:iCs/>
        </w:rPr>
      </w:pPr>
      <w:commentRangeStart w:id="96"/>
      <w:ins w:id="97" w:author="Theil, Florence" w:date="2021-02-23T10:19:00Z">
        <w:del w:id="98" w:author="Gibran Hemani" w:date="2021-03-12T22:00:00Z">
          <w:r w:rsidDel="006B16C3">
            <w:rPr>
              <w:i/>
              <w:iCs/>
            </w:rPr>
            <w:delText>Extended data</w:delText>
          </w:r>
        </w:del>
      </w:ins>
      <w:commentRangeEnd w:id="96"/>
      <w:ins w:id="99" w:author="Theil, Florence" w:date="2021-02-23T10:23:00Z">
        <w:del w:id="100" w:author="Gibran Hemani" w:date="2021-03-12T22:00:00Z">
          <w:r w:rsidR="00C10CCC" w:rsidDel="006B16C3">
            <w:rPr>
              <w:rStyle w:val="CommentReference"/>
            </w:rPr>
            <w:commentReference w:id="96"/>
          </w:r>
        </w:del>
      </w:ins>
    </w:p>
    <w:p w14:paraId="640D0837" w14:textId="60D20EEA" w:rsidR="00E06F1E" w:rsidRPr="00E06F1E" w:rsidDel="006B16C3" w:rsidRDefault="00E06F1E">
      <w:pPr>
        <w:rPr>
          <w:ins w:id="101" w:author="Theil, Florence" w:date="2021-02-23T10:19:00Z"/>
          <w:del w:id="102" w:author="Gibran Hemani" w:date="2021-03-12T22:00:00Z"/>
          <w:i/>
          <w:iCs/>
          <w:rPrChange w:id="103" w:author="Theil, Florence" w:date="2021-02-23T10:19:00Z">
            <w:rPr>
              <w:ins w:id="104" w:author="Theil, Florence" w:date="2021-02-23T10:19:00Z"/>
              <w:del w:id="105" w:author="Gibran Hemani" w:date="2021-03-12T22:00:00Z"/>
            </w:rPr>
          </w:rPrChange>
        </w:rPr>
        <w:pPrChange w:id="106" w:author="Theil, Florence" w:date="2021-02-23T10:19:00Z">
          <w:pPr>
            <w:pStyle w:val="Heading1"/>
          </w:pPr>
        </w:pPrChange>
      </w:pPr>
    </w:p>
    <w:p w14:paraId="77640873" w14:textId="18C1AC1D" w:rsidR="002E499B" w:rsidRDefault="002E499B" w:rsidP="009D39D3">
      <w:pPr>
        <w:pStyle w:val="Heading1"/>
        <w:rPr>
          <w:ins w:id="107" w:author="Theil, Florence" w:date="2021-02-23T10:21:00Z"/>
        </w:rPr>
      </w:pPr>
      <w:commentRangeStart w:id="108"/>
      <w:ins w:id="109" w:author="Theil, Florence" w:date="2021-02-23T10:21:00Z">
        <w:r>
          <w:t>Software availability</w:t>
        </w:r>
      </w:ins>
      <w:commentRangeEnd w:id="108"/>
      <w:ins w:id="110" w:author="Theil, Florence" w:date="2021-02-23T10:22:00Z">
        <w:r w:rsidR="00C10CCC">
          <w:rPr>
            <w:rStyle w:val="CommentReference"/>
            <w:rFonts w:asciiTheme="minorHAnsi" w:eastAsiaTheme="minorHAnsi" w:hAnsiTheme="minorHAnsi" w:cstheme="minorBidi"/>
            <w:color w:val="auto"/>
          </w:rPr>
          <w:commentReference w:id="108"/>
        </w:r>
      </w:ins>
    </w:p>
    <w:p w14:paraId="04ED1D78" w14:textId="0C8184FE" w:rsidR="004B3AEB" w:rsidRDefault="004B3AEB" w:rsidP="004B3AEB">
      <w:pPr>
        <w:pStyle w:val="ListParagraph"/>
        <w:numPr>
          <w:ilvl w:val="0"/>
          <w:numId w:val="6"/>
        </w:numPr>
        <w:spacing w:after="160" w:line="259" w:lineRule="auto"/>
        <w:rPr>
          <w:ins w:id="111" w:author="Theil, Florence" w:date="2021-02-23T10:21:00Z"/>
        </w:rPr>
      </w:pPr>
      <w:ins w:id="112" w:author="Theil, Florence" w:date="2021-02-23T10:21:00Z">
        <w:r w:rsidRPr="00E90C45">
          <w:rPr>
            <w:b/>
          </w:rPr>
          <w:t>Software available from:</w:t>
        </w:r>
        <w:r>
          <w:t xml:space="preserve"> </w:t>
        </w:r>
      </w:ins>
      <w:ins w:id="113" w:author="Gibran Hemani" w:date="2021-03-12T22:02:00Z">
        <w:r w:rsidR="006B16C3" w:rsidRPr="006B16C3">
          <w:t>https://cran.r-project.org/</w:t>
        </w:r>
      </w:ins>
      <w:ins w:id="114" w:author="Theil, Florence" w:date="2021-02-23T10:21:00Z">
        <w:del w:id="115" w:author="Gibran Hemani" w:date="2021-03-12T22:02:00Z">
          <w:r w:rsidDel="006B16C3">
            <w:delText>&lt;URL to own website where software can be downloaded from if applicable&gt;</w:delText>
          </w:r>
        </w:del>
      </w:ins>
    </w:p>
    <w:p w14:paraId="17902843" w14:textId="1B5B8886" w:rsidR="004B3AEB" w:rsidRDefault="004B3AEB" w:rsidP="004B3AEB">
      <w:pPr>
        <w:pStyle w:val="ListParagraph"/>
        <w:numPr>
          <w:ilvl w:val="0"/>
          <w:numId w:val="6"/>
        </w:numPr>
        <w:spacing w:after="160" w:line="259" w:lineRule="auto"/>
        <w:rPr>
          <w:ins w:id="116" w:author="Theil, Florence" w:date="2021-02-23T10:21:00Z"/>
        </w:rPr>
      </w:pPr>
      <w:ins w:id="117" w:author="Theil, Florence" w:date="2021-02-23T10:21:00Z">
        <w:r w:rsidRPr="00E90C45">
          <w:rPr>
            <w:b/>
          </w:rPr>
          <w:t>Source code available from:</w:t>
        </w:r>
        <w:r>
          <w:t xml:space="preserve"> </w:t>
        </w:r>
      </w:ins>
      <w:ins w:id="118" w:author="Theil, Florence" w:date="2021-02-23T10:23:00Z">
        <w:r w:rsidR="00556629">
          <w:fldChar w:fldCharType="begin"/>
        </w:r>
        <w:r w:rsidR="00556629">
          <w:instrText xml:space="preserve"> HYPERLINK "</w:instrText>
        </w:r>
        <w:r w:rsidR="00556629" w:rsidRPr="00556629">
          <w:instrText>https://github.com/explodecomputer/covid-uob-pooling</w:instrText>
        </w:r>
        <w:r w:rsidR="00556629">
          <w:instrText xml:space="preserve">" </w:instrText>
        </w:r>
        <w:r w:rsidR="00556629">
          <w:fldChar w:fldCharType="separate"/>
        </w:r>
        <w:r w:rsidR="00556629" w:rsidRPr="001B4493">
          <w:rPr>
            <w:rStyle w:val="Hyperlink"/>
          </w:rPr>
          <w:t>https://github.com/explodecomputer/covid-uob-pooling</w:t>
        </w:r>
        <w:r w:rsidR="00556629">
          <w:fldChar w:fldCharType="end"/>
        </w:r>
        <w:r w:rsidR="00556629">
          <w:t xml:space="preserve"> </w:t>
        </w:r>
      </w:ins>
    </w:p>
    <w:p w14:paraId="10655780" w14:textId="7991767A" w:rsidR="004B3AEB" w:rsidRDefault="004B3AEB" w:rsidP="006B16C3">
      <w:pPr>
        <w:pStyle w:val="ListParagraph"/>
        <w:numPr>
          <w:ilvl w:val="0"/>
          <w:numId w:val="6"/>
        </w:numPr>
        <w:spacing w:after="160" w:line="259" w:lineRule="auto"/>
        <w:rPr>
          <w:ins w:id="119" w:author="Theil, Florence" w:date="2021-02-23T10:21:00Z"/>
        </w:rPr>
      </w:pPr>
      <w:ins w:id="120" w:author="Theil, Florence" w:date="2021-02-23T10:21:00Z">
        <w:r w:rsidRPr="1AE022B5">
          <w:rPr>
            <w:b/>
            <w:bCs/>
          </w:rPr>
          <w:t>Archived source code at time of publication:</w:t>
        </w:r>
        <w:r>
          <w:t xml:space="preserve"> </w:t>
        </w:r>
      </w:ins>
      <w:ins w:id="121" w:author="Gibran Hemani" w:date="2021-03-12T22:01:00Z">
        <w:r w:rsidR="006B16C3" w:rsidRPr="006B16C3">
          <w:t>http://doi.org/10.5281/zenodo.4602389</w:t>
        </w:r>
      </w:ins>
      <w:commentRangeStart w:id="122"/>
      <w:ins w:id="123" w:author="Theil, Florence" w:date="2021-02-23T10:21:00Z">
        <w:del w:id="124" w:author="Gibran Hemani" w:date="2021-03-12T22:01:00Z">
          <w:r w:rsidDel="006B16C3">
            <w:delText>XXX</w:delText>
          </w:r>
        </w:del>
      </w:ins>
      <w:commentRangeEnd w:id="122"/>
      <w:ins w:id="125" w:author="Theil, Florence" w:date="2021-02-23T10:22:00Z">
        <w:del w:id="126" w:author="Gibran Hemani" w:date="2021-03-12T22:01:00Z">
          <w:r w:rsidDel="006B16C3">
            <w:rPr>
              <w:rStyle w:val="CommentReference"/>
            </w:rPr>
            <w:commentReference w:id="122"/>
          </w:r>
        </w:del>
      </w:ins>
      <w:ins w:id="127" w:author="Theil, Florence" w:date="2021-02-23T10:21:00Z">
        <w:r>
          <w:t xml:space="preserve"> </w:t>
        </w:r>
      </w:ins>
    </w:p>
    <w:p w14:paraId="1ADA9614" w14:textId="05002076" w:rsidR="004B3AEB" w:rsidDel="006B16C3" w:rsidRDefault="004B3AEB" w:rsidP="004B3AEB">
      <w:pPr>
        <w:pStyle w:val="ListParagraph"/>
        <w:numPr>
          <w:ilvl w:val="0"/>
          <w:numId w:val="6"/>
        </w:numPr>
        <w:spacing w:after="160" w:line="259" w:lineRule="auto"/>
        <w:rPr>
          <w:ins w:id="128" w:author="Theil, Florence" w:date="2021-02-23T10:21:00Z"/>
          <w:del w:id="129" w:author="Gibran Hemani" w:date="2021-03-12T22:00:00Z"/>
        </w:rPr>
      </w:pPr>
      <w:ins w:id="130" w:author="Theil, Florence" w:date="2021-02-23T10:21:00Z">
        <w:r w:rsidRPr="00E90C45">
          <w:rPr>
            <w:b/>
          </w:rPr>
          <w:t>License:</w:t>
        </w:r>
        <w:r>
          <w:t xml:space="preserve"> </w:t>
        </w:r>
        <w:del w:id="131" w:author="Gibran Hemani" w:date="2021-03-12T21:59:00Z">
          <w:r w:rsidDel="006B16C3">
            <w:delText>[Open access licenses only]</w:delText>
          </w:r>
        </w:del>
      </w:ins>
      <w:ins w:id="132" w:author="Gibran Hemani" w:date="2021-03-12T21:59:00Z">
        <w:r w:rsidR="006B16C3">
          <w:t>MIT</w:t>
        </w:r>
      </w:ins>
    </w:p>
    <w:p w14:paraId="58F483BD" w14:textId="77777777" w:rsidR="002E499B" w:rsidRPr="002E499B" w:rsidRDefault="002E499B" w:rsidP="006B16C3">
      <w:pPr>
        <w:pStyle w:val="ListParagraph"/>
        <w:numPr>
          <w:ilvl w:val="0"/>
          <w:numId w:val="6"/>
        </w:numPr>
        <w:spacing w:after="160" w:line="259" w:lineRule="auto"/>
        <w:rPr>
          <w:ins w:id="133" w:author="Theil, Florence" w:date="2021-02-23T10:21:00Z"/>
        </w:rPr>
        <w:pPrChange w:id="134" w:author="Theil, Florence" w:date="2021-02-23T10:21:00Z">
          <w:pPr>
            <w:pStyle w:val="Heading1"/>
          </w:pPr>
        </w:pPrChange>
      </w:pPr>
    </w:p>
    <w:p w14:paraId="4F52D421" w14:textId="3FCF1061" w:rsidR="00880A81" w:rsidDel="006B16C3" w:rsidRDefault="00B618C0" w:rsidP="009D39D3">
      <w:pPr>
        <w:pStyle w:val="Heading1"/>
        <w:rPr>
          <w:del w:id="135" w:author="Gibran Hemani" w:date="2021-03-12T22:00:00Z"/>
        </w:rPr>
      </w:pPr>
      <w:commentRangeStart w:id="136"/>
      <w:del w:id="137" w:author="Gibran Hemani" w:date="2021-03-12T22:00:00Z">
        <w:r w:rsidDel="006B16C3">
          <w:delText>Acknowledgements</w:delText>
        </w:r>
        <w:commentRangeEnd w:id="136"/>
        <w:r w:rsidR="00AD7499" w:rsidDel="006B16C3">
          <w:rPr>
            <w:rStyle w:val="CommentReference"/>
            <w:rFonts w:asciiTheme="minorHAnsi" w:eastAsiaTheme="minorHAnsi" w:hAnsiTheme="minorHAnsi" w:cstheme="minorBidi"/>
            <w:color w:val="auto"/>
          </w:rPr>
          <w:commentReference w:id="136"/>
        </w:r>
      </w:del>
    </w:p>
    <w:p w14:paraId="2239C743" w14:textId="17373297" w:rsidR="00AD7499" w:rsidDel="006B16C3" w:rsidRDefault="00A3323D" w:rsidP="00E5257B">
      <w:pPr>
        <w:rPr>
          <w:ins w:id="138" w:author="Theil, Florence" w:date="2021-02-23T10:33:00Z"/>
          <w:del w:id="139" w:author="Gibran Hemani" w:date="2021-03-12T22:00:00Z"/>
        </w:rPr>
      </w:pPr>
      <w:del w:id="140" w:author="Gibran Hemani" w:date="2021-03-12T22:00:00Z">
        <w:r w:rsidDel="006B16C3">
          <w:delText xml:space="preserve">We are grateful to Adam Finn for comments on an early version of the model. </w:delText>
        </w:r>
      </w:del>
    </w:p>
    <w:p w14:paraId="57CFB187" w14:textId="3B9C9303" w:rsidR="00AD7499" w:rsidDel="006B16C3" w:rsidRDefault="00AD7499" w:rsidP="00E5257B">
      <w:pPr>
        <w:rPr>
          <w:ins w:id="141" w:author="Theil, Florence" w:date="2021-02-23T10:33:00Z"/>
          <w:del w:id="142" w:author="Gibran Hemani" w:date="2021-03-12T22:00:00Z"/>
        </w:rPr>
      </w:pPr>
    </w:p>
    <w:p w14:paraId="3A425ABA" w14:textId="53CE923D" w:rsidR="00AD7499" w:rsidRDefault="00AD7499">
      <w:pPr>
        <w:pStyle w:val="Heading1"/>
        <w:rPr>
          <w:ins w:id="143" w:author="Theil, Florence" w:date="2021-02-23T10:33:00Z"/>
        </w:rPr>
        <w:pPrChange w:id="144" w:author="Theil, Florence" w:date="2021-02-23T10:33:00Z">
          <w:pPr/>
        </w:pPrChange>
      </w:pPr>
      <w:ins w:id="145" w:author="Theil, Florence" w:date="2021-02-23T10:33:00Z">
        <w:r>
          <w:t>Grant information</w:t>
        </w:r>
      </w:ins>
    </w:p>
    <w:p w14:paraId="366B81A3" w14:textId="55DA7EE1" w:rsidR="00E5257B" w:rsidRPr="00E5257B" w:rsidRDefault="00B618C0" w:rsidP="00E5257B">
      <w:pPr>
        <w:rPr>
          <w:rFonts w:ascii="Times New Roman" w:eastAsia="Times New Roman" w:hAnsi="Times New Roman" w:cs="Times New Roman"/>
          <w:lang w:eastAsia="en-GB"/>
        </w:rPr>
      </w:pPr>
      <w:r>
        <w:t xml:space="preserve">GH is funded by the </w:t>
      </w:r>
      <w:proofErr w:type="spellStart"/>
      <w:r>
        <w:t>Wellcome</w:t>
      </w:r>
      <w:proofErr w:type="spellEnd"/>
      <w:r>
        <w:t xml:space="preserve"> Trust [</w:t>
      </w:r>
      <w:r w:rsidR="009D39D3">
        <w:t>208806/Z/17/Z].</w:t>
      </w:r>
      <w:r w:rsidR="00DA0134">
        <w:t xml:space="preserve"> </w:t>
      </w:r>
      <w:r w:rsidR="00DA0134" w:rsidRPr="00DA0134">
        <w:t>HC</w:t>
      </w:r>
      <w:r w:rsidR="001C7290">
        <w:t xml:space="preserve"> </w:t>
      </w:r>
      <w:r w:rsidR="00DA0134" w:rsidRPr="00DA0134">
        <w:t xml:space="preserve">and EBP would like to acknowledge support from the National Institute for Health Research (NIHR) Health Protection Research Unit (HPRU) in Behavioural Science and Evaluation at the University of Bristol. HC is additionally funded through an NIHR Career Development Fellowship [CDF-2018-11-ST2-015]. The views expressed are those of the author(s) and not necessarily those of the NIHR or the Department of Health and Social Care. CR is a member of the MRC Integrative Epidemiology Unit and receives support from 501 the MRC (MC_UU_00011/5) and the University of Bristol. EN and EBP are supported by the EPSRC (MR/V038613/1). </w:t>
      </w:r>
      <w:proofErr w:type="spellStart"/>
      <w:r w:rsidR="00DA0134" w:rsidRPr="00DA0134">
        <w:t>ATh</w:t>
      </w:r>
      <w:proofErr w:type="spellEnd"/>
      <w:r w:rsidR="00DA0134" w:rsidRPr="00DA0134">
        <w:t xml:space="preserve"> is supported by </w:t>
      </w:r>
      <w:proofErr w:type="spellStart"/>
      <w:r w:rsidR="00DA0134" w:rsidRPr="00DA0134">
        <w:t>Wellcome</w:t>
      </w:r>
      <w:proofErr w:type="spellEnd"/>
      <w:r w:rsidR="00DA0134" w:rsidRPr="00DA0134">
        <w:t xml:space="preserve"> (217509/Z/19/Z).</w:t>
      </w:r>
    </w:p>
    <w:p w14:paraId="52EEA846" w14:textId="566FFD78" w:rsidR="009D39D3" w:rsidRDefault="009D39D3" w:rsidP="00A44F6F"/>
    <w:p w14:paraId="0FD777E6" w14:textId="02D6F4FE" w:rsidR="009D39D3" w:rsidRDefault="009D39D3" w:rsidP="00B817AF">
      <w:pPr>
        <w:pStyle w:val="Heading1"/>
      </w:pPr>
      <w:del w:id="146" w:author="Theil, Florence" w:date="2021-02-23T10:38:00Z">
        <w:r w:rsidDel="00DB0AD8">
          <w:lastRenderedPageBreak/>
          <w:delText>Conflicts of</w:delText>
        </w:r>
      </w:del>
      <w:ins w:id="147" w:author="Theil, Florence" w:date="2021-02-23T10:38:00Z">
        <w:r w:rsidR="00DB0AD8">
          <w:t>Competing</w:t>
        </w:r>
      </w:ins>
      <w:r>
        <w:t xml:space="preserve"> interest</w:t>
      </w:r>
      <w:ins w:id="148" w:author="Theil, Florence" w:date="2021-02-23T10:38:00Z">
        <w:r w:rsidR="00DB0AD8">
          <w:t>s</w:t>
        </w:r>
      </w:ins>
    </w:p>
    <w:p w14:paraId="7C15D814" w14:textId="140F26B8" w:rsidR="009D39D3" w:rsidRDefault="00840545" w:rsidP="00A44F6F">
      <w:r w:rsidRPr="00840545">
        <w:t>JGW has received research funding from Gilead Sciences unrelated to this research.</w:t>
      </w:r>
      <w:r>
        <w:t xml:space="preserve"> </w:t>
      </w:r>
      <w:r w:rsidR="00B817AF">
        <w:t>The authors declare no conflicts of interest</w:t>
      </w:r>
    </w:p>
    <w:p w14:paraId="5E7C414D" w14:textId="77777777" w:rsidR="009D39D3" w:rsidRDefault="009D39D3" w:rsidP="00A44F6F"/>
    <w:p w14:paraId="6E583418" w14:textId="7C632F8D" w:rsidR="0083580A" w:rsidRDefault="0083580A" w:rsidP="007B6E09">
      <w:pPr>
        <w:pStyle w:val="Heading1"/>
      </w:pPr>
      <w:r>
        <w:t>Author contributions</w:t>
      </w:r>
    </w:p>
    <w:p w14:paraId="261BF353" w14:textId="0FFB2E25" w:rsidR="007B6E09" w:rsidRDefault="007B6E09" w:rsidP="00F1684F">
      <w:pPr>
        <w:rPr>
          <w:ins w:id="149" w:author="Gibran Hemani" w:date="2021-03-12T22:09:00Z"/>
          <w:lang w:eastAsia="en-GB"/>
        </w:rPr>
      </w:pPr>
      <w:r>
        <w:rPr>
          <w:lang w:eastAsia="en-GB"/>
        </w:rPr>
        <w:t xml:space="preserve">GH, JGW and </w:t>
      </w:r>
      <w:r w:rsidR="00DF0235">
        <w:rPr>
          <w:lang w:eastAsia="en-GB"/>
        </w:rPr>
        <w:t xml:space="preserve">AT wrote the </w:t>
      </w:r>
      <w:r w:rsidRPr="007B6E09">
        <w:rPr>
          <w:lang w:eastAsia="en-GB"/>
        </w:rPr>
        <w:t xml:space="preserve">first draft of the manuscript. </w:t>
      </w:r>
      <w:r w:rsidR="009A480D">
        <w:rPr>
          <w:lang w:eastAsia="en-GB"/>
        </w:rPr>
        <w:t xml:space="preserve">GH and JGW </w:t>
      </w:r>
      <w:r w:rsidR="000006F5">
        <w:rPr>
          <w:lang w:eastAsia="en-GB"/>
        </w:rPr>
        <w:t xml:space="preserve">conducted the simulations. </w:t>
      </w:r>
      <w:r w:rsidRPr="007B6E09">
        <w:rPr>
          <w:lang w:eastAsia="en-GB"/>
        </w:rPr>
        <w:t xml:space="preserve">EBP </w:t>
      </w:r>
      <w:r w:rsidR="00F439C7">
        <w:rPr>
          <w:lang w:eastAsia="en-GB"/>
        </w:rPr>
        <w:t xml:space="preserve">and GH </w:t>
      </w:r>
      <w:r w:rsidRPr="007B6E09">
        <w:rPr>
          <w:lang w:eastAsia="en-GB"/>
        </w:rPr>
        <w:t xml:space="preserve">had the original idea for the manuscript. </w:t>
      </w:r>
      <w:r w:rsidR="009A480D">
        <w:rPr>
          <w:lang w:eastAsia="en-GB"/>
        </w:rPr>
        <w:t>GH, JGW, ACT, AT, EN, DE, RK, CR, AF, LD, HC and EBP</w:t>
      </w:r>
      <w:r w:rsidRPr="007B6E09">
        <w:rPr>
          <w:lang w:eastAsia="en-GB"/>
        </w:rPr>
        <w:t xml:space="preserve"> designed analyses, interpreted the results, and critically reviewed the manuscript. </w:t>
      </w:r>
    </w:p>
    <w:p w14:paraId="32260C98" w14:textId="78BE042C" w:rsidR="00FB213D" w:rsidRDefault="00FB213D" w:rsidP="00F1684F">
      <w:pPr>
        <w:rPr>
          <w:ins w:id="150" w:author="Gibran Hemani" w:date="2021-03-12T22:09:00Z"/>
          <w:lang w:eastAsia="en-GB"/>
        </w:rPr>
      </w:pPr>
    </w:p>
    <w:p w14:paraId="0CA95B2A" w14:textId="05511290" w:rsidR="00FB213D" w:rsidRPr="00FB213D" w:rsidRDefault="00FB213D" w:rsidP="00FB213D">
      <w:pPr>
        <w:rPr>
          <w:ins w:id="151" w:author="Gibran Hemani" w:date="2021-03-12T22:09:00Z"/>
          <w:lang w:eastAsia="en-GB"/>
        </w:rPr>
      </w:pPr>
      <w:ins w:id="152" w:author="Gibran Hemani" w:date="2021-03-12T22:09:00Z">
        <w:r w:rsidRPr="00FB213D">
          <w:rPr>
            <w:lang w:eastAsia="en-GB"/>
          </w:rPr>
          <w:t xml:space="preserve">An earlier version of this article can be found on </w:t>
        </w:r>
        <w:proofErr w:type="spellStart"/>
        <w:r w:rsidRPr="00FB213D">
          <w:rPr>
            <w:lang w:eastAsia="en-GB"/>
          </w:rPr>
          <w:t>medRxiv</w:t>
        </w:r>
        <w:proofErr w:type="spellEnd"/>
        <w:r w:rsidRPr="00FB213D">
          <w:rPr>
            <w:lang w:eastAsia="en-GB"/>
          </w:rPr>
          <w:t xml:space="preserve"> (</w:t>
        </w:r>
        <w:proofErr w:type="spellStart"/>
        <w:r w:rsidRPr="00FB213D">
          <w:rPr>
            <w:lang w:eastAsia="en-GB"/>
          </w:rPr>
          <w:t>doi</w:t>
        </w:r>
        <w:proofErr w:type="spellEnd"/>
        <w:r w:rsidRPr="00FB213D">
          <w:rPr>
            <w:lang w:eastAsia="en-GB"/>
          </w:rPr>
          <w:t>: https://doi.org/10.1101/2021.01.19.20248560)</w:t>
        </w:r>
      </w:ins>
      <w:ins w:id="153" w:author="Gibran Hemani" w:date="2021-03-12T22:10:00Z">
        <w:r>
          <w:rPr>
            <w:lang w:eastAsia="en-GB"/>
          </w:rPr>
          <w:t>.</w:t>
        </w:r>
      </w:ins>
    </w:p>
    <w:p w14:paraId="2CB30DD6" w14:textId="77777777" w:rsidR="00FB213D" w:rsidRPr="007B6E09" w:rsidDel="00FB213D" w:rsidRDefault="00FB213D" w:rsidP="00F1684F">
      <w:pPr>
        <w:rPr>
          <w:del w:id="154" w:author="Gibran Hemani" w:date="2021-03-12T22:10:00Z"/>
          <w:rFonts w:ascii="Times New Roman" w:hAnsi="Times New Roman" w:cs="Times New Roman"/>
          <w:lang w:eastAsia="en-GB"/>
        </w:rPr>
      </w:pPr>
    </w:p>
    <w:p w14:paraId="799AA6C2" w14:textId="77777777" w:rsidR="0083580A" w:rsidRDefault="0083580A" w:rsidP="00A44F6F"/>
    <w:p w14:paraId="012E24B9" w14:textId="59DB7878" w:rsidR="009D39D3" w:rsidRDefault="00B554CE" w:rsidP="00B554CE">
      <w:pPr>
        <w:pStyle w:val="Heading1"/>
      </w:pPr>
      <w:r>
        <w:t>References</w:t>
      </w:r>
    </w:p>
    <w:p w14:paraId="30EB9EFC" w14:textId="2D5F4B62" w:rsidR="00055337" w:rsidRPr="00055337" w:rsidRDefault="00B554CE" w:rsidP="00055337">
      <w:pPr>
        <w:widowControl w:val="0"/>
        <w:autoSpaceDE w:val="0"/>
        <w:autoSpaceDN w:val="0"/>
        <w:adjustRightInd w:val="0"/>
        <w:ind w:left="640" w:hanging="640"/>
        <w:rPr>
          <w:rFonts w:ascii="Calibri" w:hAnsi="Calibri" w:cs="Calibri"/>
          <w:noProof/>
        </w:rPr>
      </w:pPr>
      <w:r>
        <w:fldChar w:fldCharType="begin" w:fldLock="1"/>
      </w:r>
      <w:r>
        <w:instrText xml:space="preserve">ADDIN Mendeley Bibliography CSL_BIBLIOGRAPHY </w:instrText>
      </w:r>
      <w:r>
        <w:fldChar w:fldCharType="separate"/>
      </w:r>
      <w:r w:rsidR="00055337" w:rsidRPr="00055337">
        <w:rPr>
          <w:rFonts w:ascii="Calibri" w:hAnsi="Calibri" w:cs="Calibri"/>
          <w:noProof/>
        </w:rPr>
        <w:t>1.</w:t>
      </w:r>
      <w:r w:rsidR="00055337" w:rsidRPr="00055337">
        <w:rPr>
          <w:rFonts w:ascii="Calibri" w:hAnsi="Calibri" w:cs="Calibri"/>
          <w:noProof/>
        </w:rPr>
        <w:tab/>
        <w:t xml:space="preserve">Davies, N. G. </w:t>
      </w:r>
      <w:r w:rsidR="00055337" w:rsidRPr="00055337">
        <w:rPr>
          <w:rFonts w:ascii="Calibri" w:hAnsi="Calibri" w:cs="Calibri"/>
          <w:i/>
          <w:iCs/>
          <w:noProof/>
        </w:rPr>
        <w:t>et al.</w:t>
      </w:r>
      <w:r w:rsidR="00055337" w:rsidRPr="00055337">
        <w:rPr>
          <w:rFonts w:ascii="Calibri" w:hAnsi="Calibri" w:cs="Calibri"/>
          <w:noProof/>
        </w:rPr>
        <w:t xml:space="preserve"> Age-dependent effects in the transmission and control of COVID-19 epidemics. </w:t>
      </w:r>
      <w:r w:rsidR="00055337" w:rsidRPr="00055337">
        <w:rPr>
          <w:rFonts w:ascii="Calibri" w:hAnsi="Calibri" w:cs="Calibri"/>
          <w:i/>
          <w:iCs/>
          <w:noProof/>
        </w:rPr>
        <w:t>Nat. Med.</w:t>
      </w:r>
      <w:r w:rsidR="00055337" w:rsidRPr="00055337">
        <w:rPr>
          <w:rFonts w:ascii="Calibri" w:hAnsi="Calibri" w:cs="Calibri"/>
          <w:noProof/>
        </w:rPr>
        <w:t xml:space="preserve"> </w:t>
      </w:r>
      <w:r w:rsidR="00055337" w:rsidRPr="00055337">
        <w:rPr>
          <w:rFonts w:ascii="Calibri" w:hAnsi="Calibri" w:cs="Calibri"/>
          <w:b/>
          <w:bCs/>
          <w:noProof/>
        </w:rPr>
        <w:t>26</w:t>
      </w:r>
      <w:r w:rsidR="00055337" w:rsidRPr="00055337">
        <w:rPr>
          <w:rFonts w:ascii="Calibri" w:hAnsi="Calibri" w:cs="Calibri"/>
          <w:noProof/>
        </w:rPr>
        <w:t>, 1205–1211 (2020).</w:t>
      </w:r>
    </w:p>
    <w:p w14:paraId="5A3F0110"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2.</w:t>
      </w:r>
      <w:r w:rsidRPr="00055337">
        <w:rPr>
          <w:rFonts w:ascii="Calibri" w:hAnsi="Calibri" w:cs="Calibri"/>
          <w:noProof/>
        </w:rPr>
        <w:tab/>
        <w:t xml:space="preserve">Nixon, E. </w:t>
      </w:r>
      <w:r w:rsidRPr="00055337">
        <w:rPr>
          <w:rFonts w:ascii="Calibri" w:hAnsi="Calibri" w:cs="Calibri"/>
          <w:i/>
          <w:iCs/>
          <w:noProof/>
        </w:rPr>
        <w:t>et al.</w:t>
      </w:r>
      <w:r w:rsidRPr="00055337">
        <w:rPr>
          <w:rFonts w:ascii="Calibri" w:hAnsi="Calibri" w:cs="Calibri"/>
          <w:noProof/>
        </w:rPr>
        <w:t xml:space="preserve"> Contacts and behaviours of university students during the COVID-19 pandemic at the start of the 2020/21 academic year. </w:t>
      </w:r>
      <w:r w:rsidRPr="00055337">
        <w:rPr>
          <w:rFonts w:ascii="Calibri" w:hAnsi="Calibri" w:cs="Calibri"/>
          <w:i/>
          <w:iCs/>
          <w:noProof/>
        </w:rPr>
        <w:t>medRxiv</w:t>
      </w:r>
      <w:r w:rsidRPr="00055337">
        <w:rPr>
          <w:rFonts w:ascii="Calibri" w:hAnsi="Calibri" w:cs="Calibri"/>
          <w:noProof/>
        </w:rPr>
        <w:t xml:space="preserve"> 2020.12.09.20246421 (2020). doi:10.1101/2020.12.09.20246421</w:t>
      </w:r>
    </w:p>
    <w:p w14:paraId="3E18A2A5"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3.</w:t>
      </w:r>
      <w:r w:rsidRPr="00055337">
        <w:rPr>
          <w:rFonts w:ascii="Calibri" w:hAnsi="Calibri" w:cs="Calibri"/>
          <w:noProof/>
        </w:rPr>
        <w:tab/>
        <w:t xml:space="preserve">Klepac, P. </w:t>
      </w:r>
      <w:r w:rsidRPr="00055337">
        <w:rPr>
          <w:rFonts w:ascii="Calibri" w:hAnsi="Calibri" w:cs="Calibri"/>
          <w:i/>
          <w:iCs/>
          <w:noProof/>
        </w:rPr>
        <w:t>et al.</w:t>
      </w:r>
      <w:r w:rsidRPr="00055337">
        <w:rPr>
          <w:rFonts w:ascii="Calibri" w:hAnsi="Calibri" w:cs="Calibri"/>
          <w:noProof/>
        </w:rPr>
        <w:t xml:space="preserve"> Contacts in context: large-scale setting-specific social mixing matrices from the BBC Pandemic project. </w:t>
      </w:r>
      <w:r w:rsidRPr="00055337">
        <w:rPr>
          <w:rFonts w:ascii="Calibri" w:hAnsi="Calibri" w:cs="Calibri"/>
          <w:i/>
          <w:iCs/>
          <w:noProof/>
        </w:rPr>
        <w:t>medRxiv</w:t>
      </w:r>
      <w:r w:rsidRPr="00055337">
        <w:rPr>
          <w:rFonts w:ascii="Calibri" w:hAnsi="Calibri" w:cs="Calibri"/>
          <w:noProof/>
        </w:rPr>
        <w:t xml:space="preserve"> 2020.02.16.20023754 (2020). doi:10.1101/2020.02.16.20023754</w:t>
      </w:r>
    </w:p>
    <w:p w14:paraId="522479FE"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4.</w:t>
      </w:r>
      <w:r w:rsidRPr="00055337">
        <w:rPr>
          <w:rFonts w:ascii="Calibri" w:hAnsi="Calibri" w:cs="Calibri"/>
          <w:noProof/>
        </w:rPr>
        <w:tab/>
        <w:t xml:space="preserve">Christensen, H. </w:t>
      </w:r>
      <w:r w:rsidRPr="00055337">
        <w:rPr>
          <w:rFonts w:ascii="Calibri" w:hAnsi="Calibri" w:cs="Calibri"/>
          <w:i/>
          <w:iCs/>
          <w:noProof/>
        </w:rPr>
        <w:t>et al.</w:t>
      </w:r>
      <w:r w:rsidRPr="00055337">
        <w:rPr>
          <w:rFonts w:ascii="Calibri" w:hAnsi="Calibri" w:cs="Calibri"/>
          <w:noProof/>
        </w:rPr>
        <w:t xml:space="preserve"> COVID-19 transmission in a university setting: a rapid review of modelling studies COVID-19 transmission in a university setting: a rapid review of modelling studies COVID-19 transmission in a university setting: a rapid review of modelling studies. </w:t>
      </w:r>
      <w:r w:rsidRPr="00055337">
        <w:rPr>
          <w:rFonts w:ascii="Calibri" w:hAnsi="Calibri" w:cs="Calibri"/>
          <w:i/>
          <w:iCs/>
          <w:noProof/>
        </w:rPr>
        <w:t>medRxiv</w:t>
      </w:r>
      <w:r w:rsidRPr="00055337">
        <w:rPr>
          <w:rFonts w:ascii="Calibri" w:hAnsi="Calibri" w:cs="Calibri"/>
          <w:noProof/>
        </w:rPr>
        <w:t xml:space="preserve"> 2020.09.07.20189688 (2020). doi:10.1101/2020.09.07.20189688</w:t>
      </w:r>
    </w:p>
    <w:p w14:paraId="5C68EE3F"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5.</w:t>
      </w:r>
      <w:r w:rsidRPr="00055337">
        <w:rPr>
          <w:rFonts w:ascii="Calibri" w:hAnsi="Calibri" w:cs="Calibri"/>
          <w:noProof/>
        </w:rPr>
        <w:tab/>
        <w:t xml:space="preserve">Brooks-Pollock, E. </w:t>
      </w:r>
      <w:r w:rsidRPr="00055337">
        <w:rPr>
          <w:rFonts w:ascii="Calibri" w:hAnsi="Calibri" w:cs="Calibri"/>
          <w:i/>
          <w:iCs/>
          <w:noProof/>
        </w:rPr>
        <w:t>et al.</w:t>
      </w:r>
      <w:r w:rsidRPr="00055337">
        <w:rPr>
          <w:rFonts w:ascii="Calibri" w:hAnsi="Calibri" w:cs="Calibri"/>
          <w:noProof/>
        </w:rPr>
        <w:t xml:space="preserve"> High COVID-19 transmission potential associated with re-opening universities can be mitigated with layered interventions. </w:t>
      </w:r>
      <w:r w:rsidRPr="00055337">
        <w:rPr>
          <w:rFonts w:ascii="Calibri" w:hAnsi="Calibri" w:cs="Calibri"/>
          <w:i/>
          <w:iCs/>
          <w:noProof/>
        </w:rPr>
        <w:t>medRxiv</w:t>
      </w:r>
      <w:r w:rsidRPr="00055337">
        <w:rPr>
          <w:rFonts w:ascii="Calibri" w:hAnsi="Calibri" w:cs="Calibri"/>
          <w:noProof/>
        </w:rPr>
        <w:t xml:space="preserve"> 2020.09.10.20189696 (2020). doi:10.1101/2020.09.10.20189696</w:t>
      </w:r>
    </w:p>
    <w:p w14:paraId="4088D315"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6.</w:t>
      </w:r>
      <w:r w:rsidRPr="00055337">
        <w:rPr>
          <w:rFonts w:ascii="Calibri" w:hAnsi="Calibri" w:cs="Calibri"/>
          <w:noProof/>
        </w:rPr>
        <w:tab/>
        <w:t xml:space="preserve">Vogels, C. B. F. </w:t>
      </w:r>
      <w:r w:rsidRPr="00055337">
        <w:rPr>
          <w:rFonts w:ascii="Calibri" w:hAnsi="Calibri" w:cs="Calibri"/>
          <w:i/>
          <w:iCs/>
          <w:noProof/>
        </w:rPr>
        <w:t>et al.</w:t>
      </w:r>
      <w:r w:rsidRPr="00055337">
        <w:rPr>
          <w:rFonts w:ascii="Calibri" w:hAnsi="Calibri" w:cs="Calibri"/>
          <w:noProof/>
        </w:rPr>
        <w:t xml:space="preserve"> Analytical sensitivity and efficiency comparisons of SARS-CoV-2 RT–qPCR primer–probe sets. </w:t>
      </w:r>
      <w:r w:rsidRPr="00055337">
        <w:rPr>
          <w:rFonts w:ascii="Calibri" w:hAnsi="Calibri" w:cs="Calibri"/>
          <w:i/>
          <w:iCs/>
          <w:noProof/>
        </w:rPr>
        <w:t>Nat. Microbiol.</w:t>
      </w:r>
      <w:r w:rsidRPr="00055337">
        <w:rPr>
          <w:rFonts w:ascii="Calibri" w:hAnsi="Calibri" w:cs="Calibri"/>
          <w:noProof/>
        </w:rPr>
        <w:t xml:space="preserve"> </w:t>
      </w:r>
      <w:r w:rsidRPr="00055337">
        <w:rPr>
          <w:rFonts w:ascii="Calibri" w:hAnsi="Calibri" w:cs="Calibri"/>
          <w:b/>
          <w:bCs/>
          <w:noProof/>
        </w:rPr>
        <w:t>5</w:t>
      </w:r>
      <w:r w:rsidRPr="00055337">
        <w:rPr>
          <w:rFonts w:ascii="Calibri" w:hAnsi="Calibri" w:cs="Calibri"/>
          <w:noProof/>
        </w:rPr>
        <w:t>, 1299–1305 (2020).</w:t>
      </w:r>
    </w:p>
    <w:p w14:paraId="5C16B18E"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7.</w:t>
      </w:r>
      <w:r w:rsidRPr="00055337">
        <w:rPr>
          <w:rFonts w:ascii="Calibri" w:hAnsi="Calibri" w:cs="Calibri"/>
          <w:noProof/>
        </w:rPr>
        <w:tab/>
        <w:t xml:space="preserve">Watkins, A. E. </w:t>
      </w:r>
      <w:r w:rsidRPr="00055337">
        <w:rPr>
          <w:rFonts w:ascii="Calibri" w:hAnsi="Calibri" w:cs="Calibri"/>
          <w:i/>
          <w:iCs/>
          <w:noProof/>
        </w:rPr>
        <w:t>et al.</w:t>
      </w:r>
      <w:r w:rsidRPr="00055337">
        <w:rPr>
          <w:rFonts w:ascii="Calibri" w:hAnsi="Calibri" w:cs="Calibri"/>
          <w:noProof/>
        </w:rPr>
        <w:t xml:space="preserve"> Pooling saliva to increase SARS-CoV-2 testing capacity. </w:t>
      </w:r>
      <w:r w:rsidRPr="00055337">
        <w:rPr>
          <w:rFonts w:ascii="Calibri" w:hAnsi="Calibri" w:cs="Calibri"/>
          <w:i/>
          <w:iCs/>
          <w:noProof/>
        </w:rPr>
        <w:t>medRxiv  Prepr. Serv. Heal. Sci.</w:t>
      </w:r>
      <w:r w:rsidRPr="00055337">
        <w:rPr>
          <w:rFonts w:ascii="Calibri" w:hAnsi="Calibri" w:cs="Calibri"/>
          <w:noProof/>
        </w:rPr>
        <w:t xml:space="preserve"> 2020.09.02.20183830 (2020). doi:10.1101/2020.09.02.20183830</w:t>
      </w:r>
    </w:p>
    <w:p w14:paraId="6DA6881F"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8.</w:t>
      </w:r>
      <w:r w:rsidRPr="00055337">
        <w:rPr>
          <w:rFonts w:ascii="Calibri" w:hAnsi="Calibri" w:cs="Calibri"/>
          <w:noProof/>
        </w:rPr>
        <w:tab/>
        <w:t xml:space="preserve">Dorfman, R. The Detection of Defective Members of Large Populations. </w:t>
      </w:r>
      <w:r w:rsidRPr="00055337">
        <w:rPr>
          <w:rFonts w:ascii="Calibri" w:hAnsi="Calibri" w:cs="Calibri"/>
          <w:i/>
          <w:iCs/>
          <w:noProof/>
        </w:rPr>
        <w:t>Ann. Math. Stat.</w:t>
      </w:r>
      <w:r w:rsidRPr="00055337">
        <w:rPr>
          <w:rFonts w:ascii="Calibri" w:hAnsi="Calibri" w:cs="Calibri"/>
          <w:noProof/>
        </w:rPr>
        <w:t xml:space="preserve"> </w:t>
      </w:r>
      <w:r w:rsidRPr="00055337">
        <w:rPr>
          <w:rFonts w:ascii="Calibri" w:hAnsi="Calibri" w:cs="Calibri"/>
          <w:b/>
          <w:bCs/>
          <w:noProof/>
        </w:rPr>
        <w:t>14</w:t>
      </w:r>
      <w:r w:rsidRPr="00055337">
        <w:rPr>
          <w:rFonts w:ascii="Calibri" w:hAnsi="Calibri" w:cs="Calibri"/>
          <w:noProof/>
        </w:rPr>
        <w:t>, 436–440 (1943).</w:t>
      </w:r>
    </w:p>
    <w:p w14:paraId="28C110EA"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9.</w:t>
      </w:r>
      <w:r w:rsidRPr="00055337">
        <w:rPr>
          <w:rFonts w:ascii="Calibri" w:hAnsi="Calibri" w:cs="Calibri"/>
          <w:noProof/>
        </w:rPr>
        <w:tab/>
        <w:t xml:space="preserve">Mutesa, L. </w:t>
      </w:r>
      <w:r w:rsidRPr="00055337">
        <w:rPr>
          <w:rFonts w:ascii="Calibri" w:hAnsi="Calibri" w:cs="Calibri"/>
          <w:i/>
          <w:iCs/>
          <w:noProof/>
        </w:rPr>
        <w:t>et al.</w:t>
      </w:r>
      <w:r w:rsidRPr="00055337">
        <w:rPr>
          <w:rFonts w:ascii="Calibri" w:hAnsi="Calibri" w:cs="Calibri"/>
          <w:noProof/>
        </w:rPr>
        <w:t xml:space="preserve"> A pooled testing strategy for identifying SARS-CoV-2 at low prevalence. </w:t>
      </w:r>
      <w:r w:rsidRPr="00055337">
        <w:rPr>
          <w:rFonts w:ascii="Calibri" w:hAnsi="Calibri" w:cs="Calibri"/>
          <w:i/>
          <w:iCs/>
          <w:noProof/>
        </w:rPr>
        <w:t>Nature</w:t>
      </w:r>
      <w:r w:rsidRPr="00055337">
        <w:rPr>
          <w:rFonts w:ascii="Calibri" w:hAnsi="Calibri" w:cs="Calibri"/>
          <w:noProof/>
        </w:rPr>
        <w:t xml:space="preserve"> (2020). doi:10.1038/s41586-020-2885-5</w:t>
      </w:r>
    </w:p>
    <w:p w14:paraId="11B29A08"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10.</w:t>
      </w:r>
      <w:r w:rsidRPr="00055337">
        <w:rPr>
          <w:rFonts w:ascii="Calibri" w:hAnsi="Calibri" w:cs="Calibri"/>
          <w:noProof/>
        </w:rPr>
        <w:tab/>
        <w:t xml:space="preserve">Libin, P. </w:t>
      </w:r>
      <w:r w:rsidRPr="00055337">
        <w:rPr>
          <w:rFonts w:ascii="Calibri" w:hAnsi="Calibri" w:cs="Calibri"/>
          <w:i/>
          <w:iCs/>
          <w:noProof/>
        </w:rPr>
        <w:t>et al.</w:t>
      </w:r>
      <w:r w:rsidRPr="00055337">
        <w:rPr>
          <w:rFonts w:ascii="Calibri" w:hAnsi="Calibri" w:cs="Calibri"/>
          <w:noProof/>
        </w:rPr>
        <w:t xml:space="preserve"> Assessing the feasibility and effectiveness of household-pooled universal testing to control COVID-19 epidemics. </w:t>
      </w:r>
      <w:r w:rsidRPr="00055337">
        <w:rPr>
          <w:rFonts w:ascii="Calibri" w:hAnsi="Calibri" w:cs="Calibri"/>
          <w:i/>
          <w:iCs/>
          <w:noProof/>
        </w:rPr>
        <w:t>medRxiv</w:t>
      </w:r>
      <w:r w:rsidRPr="00055337">
        <w:rPr>
          <w:rFonts w:ascii="Calibri" w:hAnsi="Calibri" w:cs="Calibri"/>
          <w:noProof/>
        </w:rPr>
        <w:t xml:space="preserve"> 2020.10.03.20205765 (2020). doi:10.1101/2020.10.03.20205765</w:t>
      </w:r>
    </w:p>
    <w:p w14:paraId="0BCBE127"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11.</w:t>
      </w:r>
      <w:r w:rsidRPr="00055337">
        <w:rPr>
          <w:rFonts w:ascii="Calibri" w:hAnsi="Calibri" w:cs="Calibri"/>
          <w:noProof/>
        </w:rPr>
        <w:tab/>
        <w:t>UK Department of Health &amp; Social Care. Pooled testing for coronavirus (COVID-19) pilot: guidance for university students - GOV.UK. (2020).</w:t>
      </w:r>
    </w:p>
    <w:p w14:paraId="27894A25"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12.</w:t>
      </w:r>
      <w:r w:rsidRPr="00055337">
        <w:rPr>
          <w:rFonts w:ascii="Calibri" w:hAnsi="Calibri" w:cs="Calibri"/>
          <w:noProof/>
        </w:rPr>
        <w:tab/>
        <w:t xml:space="preserve">Larremore, D. B. </w:t>
      </w:r>
      <w:r w:rsidRPr="00055337">
        <w:rPr>
          <w:rFonts w:ascii="Calibri" w:hAnsi="Calibri" w:cs="Calibri"/>
          <w:i/>
          <w:iCs/>
          <w:noProof/>
        </w:rPr>
        <w:t>et al.</w:t>
      </w:r>
      <w:r w:rsidRPr="00055337">
        <w:rPr>
          <w:rFonts w:ascii="Calibri" w:hAnsi="Calibri" w:cs="Calibri"/>
          <w:noProof/>
        </w:rPr>
        <w:t xml:space="preserve"> Test sensitivity is secondary to frequency and turnaround time </w:t>
      </w:r>
      <w:r w:rsidRPr="00055337">
        <w:rPr>
          <w:rFonts w:ascii="Calibri" w:hAnsi="Calibri" w:cs="Calibri"/>
          <w:noProof/>
        </w:rPr>
        <w:lastRenderedPageBreak/>
        <w:t xml:space="preserve">for COVID-19 screening. </w:t>
      </w:r>
      <w:r w:rsidRPr="00055337">
        <w:rPr>
          <w:rFonts w:ascii="Calibri" w:hAnsi="Calibri" w:cs="Calibri"/>
          <w:i/>
          <w:iCs/>
          <w:noProof/>
        </w:rPr>
        <w:t>Sci. Adv.</w:t>
      </w:r>
      <w:r w:rsidRPr="00055337">
        <w:rPr>
          <w:rFonts w:ascii="Calibri" w:hAnsi="Calibri" w:cs="Calibri"/>
          <w:noProof/>
        </w:rPr>
        <w:t xml:space="preserve"> </w:t>
      </w:r>
      <w:r w:rsidRPr="00055337">
        <w:rPr>
          <w:rFonts w:ascii="Calibri" w:hAnsi="Calibri" w:cs="Calibri"/>
          <w:b/>
          <w:bCs/>
          <w:noProof/>
        </w:rPr>
        <w:t>7</w:t>
      </w:r>
      <w:r w:rsidRPr="00055337">
        <w:rPr>
          <w:rFonts w:ascii="Calibri" w:hAnsi="Calibri" w:cs="Calibri"/>
          <w:noProof/>
        </w:rPr>
        <w:t>, eabd5393 (2021).</w:t>
      </w:r>
    </w:p>
    <w:p w14:paraId="58EE3107"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13.</w:t>
      </w:r>
      <w:r w:rsidRPr="00055337">
        <w:rPr>
          <w:rFonts w:ascii="Calibri" w:hAnsi="Calibri" w:cs="Calibri"/>
          <w:noProof/>
        </w:rPr>
        <w:tab/>
      </w:r>
      <w:r w:rsidRPr="00055337">
        <w:rPr>
          <w:rFonts w:ascii="Calibri" w:hAnsi="Calibri" w:cs="Calibri"/>
          <w:i/>
          <w:iCs/>
          <w:noProof/>
        </w:rPr>
        <w:t>Rapid evaluation of Lateral Flow Viral Antigen detection devices (LFDs) for mass community testing</w:t>
      </w:r>
      <w:r w:rsidRPr="00055337">
        <w:rPr>
          <w:rFonts w:ascii="Calibri" w:hAnsi="Calibri" w:cs="Calibri"/>
          <w:noProof/>
        </w:rPr>
        <w:t>.</w:t>
      </w:r>
    </w:p>
    <w:p w14:paraId="44DBAD3D"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14.</w:t>
      </w:r>
      <w:r w:rsidRPr="00055337">
        <w:rPr>
          <w:rFonts w:ascii="Calibri" w:hAnsi="Calibri" w:cs="Calibri"/>
          <w:noProof/>
        </w:rPr>
        <w:tab/>
        <w:t xml:space="preserve">Gill, M. &amp; Gray, M. Mass testing for covid-19 in the UK. </w:t>
      </w:r>
      <w:r w:rsidRPr="00055337">
        <w:rPr>
          <w:rFonts w:ascii="Calibri" w:hAnsi="Calibri" w:cs="Calibri"/>
          <w:i/>
          <w:iCs/>
          <w:noProof/>
        </w:rPr>
        <w:t>BMJ</w:t>
      </w:r>
      <w:r w:rsidRPr="00055337">
        <w:rPr>
          <w:rFonts w:ascii="Calibri" w:hAnsi="Calibri" w:cs="Calibri"/>
          <w:noProof/>
        </w:rPr>
        <w:t xml:space="preserve"> </w:t>
      </w:r>
      <w:r w:rsidRPr="00055337">
        <w:rPr>
          <w:rFonts w:ascii="Calibri" w:hAnsi="Calibri" w:cs="Calibri"/>
          <w:b/>
          <w:bCs/>
          <w:noProof/>
        </w:rPr>
        <w:t>371</w:t>
      </w:r>
      <w:r w:rsidRPr="00055337">
        <w:rPr>
          <w:rFonts w:ascii="Calibri" w:hAnsi="Calibri" w:cs="Calibri"/>
          <w:noProof/>
        </w:rPr>
        <w:t>, m4436 (2020).</w:t>
      </w:r>
    </w:p>
    <w:p w14:paraId="3A91D2E1"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15.</w:t>
      </w:r>
      <w:r w:rsidRPr="00055337">
        <w:rPr>
          <w:rFonts w:ascii="Calibri" w:hAnsi="Calibri" w:cs="Calibri"/>
          <w:noProof/>
        </w:rPr>
        <w:tab/>
        <w:t xml:space="preserve">Mahase, E. Covid-19: Innova lateral flow test is not fit for “test and release” strategy, say experts. </w:t>
      </w:r>
      <w:r w:rsidRPr="00055337">
        <w:rPr>
          <w:rFonts w:ascii="Calibri" w:hAnsi="Calibri" w:cs="Calibri"/>
          <w:i/>
          <w:iCs/>
          <w:noProof/>
        </w:rPr>
        <w:t>BMJ</w:t>
      </w:r>
      <w:r w:rsidRPr="00055337">
        <w:rPr>
          <w:rFonts w:ascii="Calibri" w:hAnsi="Calibri" w:cs="Calibri"/>
          <w:noProof/>
        </w:rPr>
        <w:t xml:space="preserve"> </w:t>
      </w:r>
      <w:r w:rsidRPr="00055337">
        <w:rPr>
          <w:rFonts w:ascii="Calibri" w:hAnsi="Calibri" w:cs="Calibri"/>
          <w:b/>
          <w:bCs/>
          <w:noProof/>
        </w:rPr>
        <w:t>371</w:t>
      </w:r>
      <w:r w:rsidRPr="00055337">
        <w:rPr>
          <w:rFonts w:ascii="Calibri" w:hAnsi="Calibri" w:cs="Calibri"/>
          <w:noProof/>
        </w:rPr>
        <w:t>, m4469 (2020).</w:t>
      </w:r>
    </w:p>
    <w:p w14:paraId="0753D3CA"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16.</w:t>
      </w:r>
      <w:r w:rsidRPr="00055337">
        <w:rPr>
          <w:rFonts w:ascii="Calibri" w:hAnsi="Calibri" w:cs="Calibri"/>
          <w:noProof/>
        </w:rPr>
        <w:tab/>
        <w:t xml:space="preserve">Schefe, J. H., Lehmann, K. E., Buschmann, I. R., Unger, T. &amp; Funke-Kaiser, H. Quantitative real-time RT-PCR data analysis: Current concepts and the novel ‘gene expression’s C T difference’ formula. </w:t>
      </w:r>
      <w:r w:rsidRPr="00055337">
        <w:rPr>
          <w:rFonts w:ascii="Calibri" w:hAnsi="Calibri" w:cs="Calibri"/>
          <w:i/>
          <w:iCs/>
          <w:noProof/>
        </w:rPr>
        <w:t>Journal of Molecular Medicine</w:t>
      </w:r>
      <w:r w:rsidRPr="00055337">
        <w:rPr>
          <w:rFonts w:ascii="Calibri" w:hAnsi="Calibri" w:cs="Calibri"/>
          <w:noProof/>
        </w:rPr>
        <w:t xml:space="preserve"> </w:t>
      </w:r>
      <w:r w:rsidRPr="00055337">
        <w:rPr>
          <w:rFonts w:ascii="Calibri" w:hAnsi="Calibri" w:cs="Calibri"/>
          <w:b/>
          <w:bCs/>
          <w:noProof/>
        </w:rPr>
        <w:t>84</w:t>
      </w:r>
      <w:r w:rsidRPr="00055337">
        <w:rPr>
          <w:rFonts w:ascii="Calibri" w:hAnsi="Calibri" w:cs="Calibri"/>
          <w:noProof/>
        </w:rPr>
        <w:t>, 901–910 (2006).</w:t>
      </w:r>
    </w:p>
    <w:p w14:paraId="35F09BE3"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17.</w:t>
      </w:r>
      <w:r w:rsidRPr="00055337">
        <w:rPr>
          <w:rFonts w:ascii="Calibri" w:hAnsi="Calibri" w:cs="Calibri"/>
          <w:noProof/>
        </w:rPr>
        <w:tab/>
        <w:t xml:space="preserve">Cevik, M. </w:t>
      </w:r>
      <w:r w:rsidRPr="00055337">
        <w:rPr>
          <w:rFonts w:ascii="Calibri" w:hAnsi="Calibri" w:cs="Calibri"/>
          <w:i/>
          <w:iCs/>
          <w:noProof/>
        </w:rPr>
        <w:t>et al.</w:t>
      </w:r>
      <w:r w:rsidRPr="00055337">
        <w:rPr>
          <w:rFonts w:ascii="Calibri" w:hAnsi="Calibri" w:cs="Calibri"/>
          <w:noProof/>
        </w:rPr>
        <w:t xml:space="preserve"> SARS-CoV-2, SARS-CoV, and MERS-CoV viral load dynamics, duration of viral shedding, and infectiousness: a systematic review and meta-analysis. </w:t>
      </w:r>
      <w:r w:rsidRPr="00055337">
        <w:rPr>
          <w:rFonts w:ascii="Calibri" w:hAnsi="Calibri" w:cs="Calibri"/>
          <w:i/>
          <w:iCs/>
          <w:noProof/>
        </w:rPr>
        <w:t>The Lancet Microbe</w:t>
      </w:r>
      <w:r w:rsidRPr="00055337">
        <w:rPr>
          <w:rFonts w:ascii="Calibri" w:hAnsi="Calibri" w:cs="Calibri"/>
          <w:noProof/>
        </w:rPr>
        <w:t xml:space="preserve"> </w:t>
      </w:r>
      <w:r w:rsidRPr="00055337">
        <w:rPr>
          <w:rFonts w:ascii="Calibri" w:hAnsi="Calibri" w:cs="Calibri"/>
          <w:b/>
          <w:bCs/>
          <w:noProof/>
        </w:rPr>
        <w:t>2</w:t>
      </w:r>
      <w:r w:rsidRPr="00055337">
        <w:rPr>
          <w:rFonts w:ascii="Calibri" w:hAnsi="Calibri" w:cs="Calibri"/>
          <w:noProof/>
        </w:rPr>
        <w:t>, e13–e22 (2020).</w:t>
      </w:r>
    </w:p>
    <w:p w14:paraId="6A993372"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18.</w:t>
      </w:r>
      <w:r w:rsidRPr="00055337">
        <w:rPr>
          <w:rFonts w:ascii="Calibri" w:hAnsi="Calibri" w:cs="Calibri"/>
          <w:noProof/>
        </w:rPr>
        <w:tab/>
        <w:t xml:space="preserve">Buchan, B. W. </w:t>
      </w:r>
      <w:r w:rsidRPr="00055337">
        <w:rPr>
          <w:rFonts w:ascii="Calibri" w:hAnsi="Calibri" w:cs="Calibri"/>
          <w:i/>
          <w:iCs/>
          <w:noProof/>
        </w:rPr>
        <w:t>et al.</w:t>
      </w:r>
      <w:r w:rsidRPr="00055337">
        <w:rPr>
          <w:rFonts w:ascii="Calibri" w:hAnsi="Calibri" w:cs="Calibri"/>
          <w:noProof/>
        </w:rPr>
        <w:t xml:space="preserve"> Distribution of SARS-CoV-2 PCR cycle threshold values provide practical insight into overall and target-Specific sensitivity among symptomatic patients. </w:t>
      </w:r>
      <w:r w:rsidRPr="00055337">
        <w:rPr>
          <w:rFonts w:ascii="Calibri" w:hAnsi="Calibri" w:cs="Calibri"/>
          <w:i/>
          <w:iCs/>
          <w:noProof/>
        </w:rPr>
        <w:t>Am. J. Clin. Pathol.</w:t>
      </w:r>
      <w:r w:rsidRPr="00055337">
        <w:rPr>
          <w:rFonts w:ascii="Calibri" w:hAnsi="Calibri" w:cs="Calibri"/>
          <w:noProof/>
        </w:rPr>
        <w:t xml:space="preserve"> </w:t>
      </w:r>
      <w:r w:rsidRPr="00055337">
        <w:rPr>
          <w:rFonts w:ascii="Calibri" w:hAnsi="Calibri" w:cs="Calibri"/>
          <w:b/>
          <w:bCs/>
          <w:noProof/>
        </w:rPr>
        <w:t>154</w:t>
      </w:r>
      <w:r w:rsidRPr="00055337">
        <w:rPr>
          <w:rFonts w:ascii="Calibri" w:hAnsi="Calibri" w:cs="Calibri"/>
          <w:noProof/>
        </w:rPr>
        <w:t>, 479–485 (2020).</w:t>
      </w:r>
    </w:p>
    <w:p w14:paraId="12579068"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19.</w:t>
      </w:r>
      <w:r w:rsidRPr="00055337">
        <w:rPr>
          <w:rFonts w:ascii="Calibri" w:hAnsi="Calibri" w:cs="Calibri"/>
          <w:noProof/>
        </w:rPr>
        <w:tab/>
        <w:t xml:space="preserve">Kudo, E. </w:t>
      </w:r>
      <w:r w:rsidRPr="00055337">
        <w:rPr>
          <w:rFonts w:ascii="Calibri" w:hAnsi="Calibri" w:cs="Calibri"/>
          <w:i/>
          <w:iCs/>
          <w:noProof/>
        </w:rPr>
        <w:t>et al.</w:t>
      </w:r>
      <w:r w:rsidRPr="00055337">
        <w:rPr>
          <w:rFonts w:ascii="Calibri" w:hAnsi="Calibri" w:cs="Calibri"/>
          <w:noProof/>
        </w:rPr>
        <w:t xml:space="preserve"> Detection of SARS-CoV-2 RNA by multiplex RTqPCR. </w:t>
      </w:r>
      <w:r w:rsidRPr="00055337">
        <w:rPr>
          <w:rFonts w:ascii="Calibri" w:hAnsi="Calibri" w:cs="Calibri"/>
          <w:i/>
          <w:iCs/>
          <w:noProof/>
        </w:rPr>
        <w:t>PLoS Biol.</w:t>
      </w:r>
      <w:r w:rsidRPr="00055337">
        <w:rPr>
          <w:rFonts w:ascii="Calibri" w:hAnsi="Calibri" w:cs="Calibri"/>
          <w:noProof/>
        </w:rPr>
        <w:t xml:space="preserve"> </w:t>
      </w:r>
      <w:r w:rsidRPr="00055337">
        <w:rPr>
          <w:rFonts w:ascii="Calibri" w:hAnsi="Calibri" w:cs="Calibri"/>
          <w:b/>
          <w:bCs/>
          <w:noProof/>
        </w:rPr>
        <w:t>18</w:t>
      </w:r>
      <w:r w:rsidRPr="00055337">
        <w:rPr>
          <w:rFonts w:ascii="Calibri" w:hAnsi="Calibri" w:cs="Calibri"/>
          <w:noProof/>
        </w:rPr>
        <w:t>, e3000867 (2020).</w:t>
      </w:r>
    </w:p>
    <w:p w14:paraId="444BA027"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20.</w:t>
      </w:r>
      <w:r w:rsidRPr="00055337">
        <w:rPr>
          <w:rFonts w:ascii="Calibri" w:hAnsi="Calibri" w:cs="Calibri"/>
          <w:noProof/>
        </w:rPr>
        <w:tab/>
        <w:t xml:space="preserve">Arevalo-Rodriguez, I. </w:t>
      </w:r>
      <w:r w:rsidRPr="00055337">
        <w:rPr>
          <w:rFonts w:ascii="Calibri" w:hAnsi="Calibri" w:cs="Calibri"/>
          <w:i/>
          <w:iCs/>
          <w:noProof/>
        </w:rPr>
        <w:t>et al.</w:t>
      </w:r>
      <w:r w:rsidRPr="00055337">
        <w:rPr>
          <w:rFonts w:ascii="Calibri" w:hAnsi="Calibri" w:cs="Calibri"/>
          <w:noProof/>
        </w:rPr>
        <w:t xml:space="preserve"> False-negative results of initial RT-PCR assays for COVID-19: A systematic review. </w:t>
      </w:r>
      <w:r w:rsidRPr="00055337">
        <w:rPr>
          <w:rFonts w:ascii="Calibri" w:hAnsi="Calibri" w:cs="Calibri"/>
          <w:i/>
          <w:iCs/>
          <w:noProof/>
        </w:rPr>
        <w:t>PLoS One</w:t>
      </w:r>
      <w:r w:rsidRPr="00055337">
        <w:rPr>
          <w:rFonts w:ascii="Calibri" w:hAnsi="Calibri" w:cs="Calibri"/>
          <w:noProof/>
        </w:rPr>
        <w:t xml:space="preserve"> </w:t>
      </w:r>
      <w:r w:rsidRPr="00055337">
        <w:rPr>
          <w:rFonts w:ascii="Calibri" w:hAnsi="Calibri" w:cs="Calibri"/>
          <w:b/>
          <w:bCs/>
          <w:noProof/>
        </w:rPr>
        <w:t>15</w:t>
      </w:r>
      <w:r w:rsidRPr="00055337">
        <w:rPr>
          <w:rFonts w:ascii="Calibri" w:hAnsi="Calibri" w:cs="Calibri"/>
          <w:noProof/>
        </w:rPr>
        <w:t>, e0242958 (2020).</w:t>
      </w:r>
    </w:p>
    <w:p w14:paraId="244BBEC1"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21.</w:t>
      </w:r>
      <w:r w:rsidRPr="00055337">
        <w:rPr>
          <w:rFonts w:ascii="Calibri" w:hAnsi="Calibri" w:cs="Calibri"/>
          <w:noProof/>
        </w:rPr>
        <w:tab/>
        <w:t xml:space="preserve">Visseaux, B. </w:t>
      </w:r>
      <w:r w:rsidRPr="00055337">
        <w:rPr>
          <w:rFonts w:ascii="Calibri" w:hAnsi="Calibri" w:cs="Calibri"/>
          <w:i/>
          <w:iCs/>
          <w:noProof/>
        </w:rPr>
        <w:t>et al.</w:t>
      </w:r>
      <w:r w:rsidRPr="00055337">
        <w:rPr>
          <w:rFonts w:ascii="Calibri" w:hAnsi="Calibri" w:cs="Calibri"/>
          <w:noProof/>
        </w:rPr>
        <w:t xml:space="preserve"> Evaluation of the RealStar® SARS-CoV-2 RT-PCR kit RUO performances and limit of detection. </w:t>
      </w:r>
      <w:r w:rsidRPr="00055337">
        <w:rPr>
          <w:rFonts w:ascii="Calibri" w:hAnsi="Calibri" w:cs="Calibri"/>
          <w:i/>
          <w:iCs/>
          <w:noProof/>
        </w:rPr>
        <w:t>J. Clin. Virol.</w:t>
      </w:r>
      <w:r w:rsidRPr="00055337">
        <w:rPr>
          <w:rFonts w:ascii="Calibri" w:hAnsi="Calibri" w:cs="Calibri"/>
          <w:noProof/>
        </w:rPr>
        <w:t xml:space="preserve"> </w:t>
      </w:r>
      <w:r w:rsidRPr="00055337">
        <w:rPr>
          <w:rFonts w:ascii="Calibri" w:hAnsi="Calibri" w:cs="Calibri"/>
          <w:b/>
          <w:bCs/>
          <w:noProof/>
        </w:rPr>
        <w:t>129</w:t>
      </w:r>
      <w:r w:rsidRPr="00055337">
        <w:rPr>
          <w:rFonts w:ascii="Calibri" w:hAnsi="Calibri" w:cs="Calibri"/>
          <w:noProof/>
        </w:rPr>
        <w:t>, 104520 (2020).</w:t>
      </w:r>
    </w:p>
    <w:p w14:paraId="08E1A9A4"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22.</w:t>
      </w:r>
      <w:r w:rsidRPr="00055337">
        <w:rPr>
          <w:rFonts w:ascii="Calibri" w:hAnsi="Calibri" w:cs="Calibri"/>
          <w:noProof/>
        </w:rPr>
        <w:tab/>
        <w:t>R Core Team. R: A Language and Environment for Statistical Computing. (2020).</w:t>
      </w:r>
    </w:p>
    <w:p w14:paraId="54359C8B"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23.</w:t>
      </w:r>
      <w:r w:rsidRPr="00055337">
        <w:rPr>
          <w:rFonts w:ascii="Calibri" w:hAnsi="Calibri" w:cs="Calibri"/>
          <w:noProof/>
        </w:rPr>
        <w:tab/>
        <w:t xml:space="preserve">CON-QUEST: Contact patterns and behaviour in University of Bristol staff and students during the COVID-19 pandemic. Available at: https://www.bristol.ac.uk/population-health-sciences/research/groups/bidd/research/con-quest/. </w:t>
      </w:r>
    </w:p>
    <w:p w14:paraId="27C36188"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24.</w:t>
      </w:r>
      <w:r w:rsidRPr="00055337">
        <w:rPr>
          <w:rFonts w:ascii="Calibri" w:hAnsi="Calibri" w:cs="Calibri"/>
          <w:noProof/>
        </w:rPr>
        <w:tab/>
        <w:t>Miscellaneous Helper Functions for B. Bischl [R package BBmisc version 1.11]. (2017).</w:t>
      </w:r>
    </w:p>
    <w:p w14:paraId="0D815A81"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25.</w:t>
      </w:r>
      <w:r w:rsidRPr="00055337">
        <w:rPr>
          <w:rFonts w:ascii="Calibri" w:hAnsi="Calibri" w:cs="Calibri"/>
          <w:noProof/>
        </w:rPr>
        <w:tab/>
        <w:t xml:space="preserve">Service, R. In ‘milestone,’ FDA OKs simple, accurate coronavirus test that could cost just $5. </w:t>
      </w:r>
      <w:r w:rsidRPr="00055337">
        <w:rPr>
          <w:rFonts w:ascii="Calibri" w:hAnsi="Calibri" w:cs="Calibri"/>
          <w:i/>
          <w:iCs/>
          <w:noProof/>
        </w:rPr>
        <w:t>Science (80-. ).</w:t>
      </w:r>
      <w:r w:rsidRPr="00055337">
        <w:rPr>
          <w:rFonts w:ascii="Calibri" w:hAnsi="Calibri" w:cs="Calibri"/>
          <w:noProof/>
        </w:rPr>
        <w:t xml:space="preserve"> (2020). doi:10.1126/science.abe5319</w:t>
      </w:r>
    </w:p>
    <w:p w14:paraId="3679ADE7"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26.</w:t>
      </w:r>
      <w:r w:rsidRPr="00055337">
        <w:rPr>
          <w:rFonts w:ascii="Calibri" w:hAnsi="Calibri" w:cs="Calibri"/>
          <w:noProof/>
        </w:rPr>
        <w:tab/>
        <w:t xml:space="preserve">Koster, J. &amp; Rahmann, S. Snakemake--a scalable bioinformatics workflow engine. </w:t>
      </w:r>
      <w:r w:rsidRPr="00055337">
        <w:rPr>
          <w:rFonts w:ascii="Calibri" w:hAnsi="Calibri" w:cs="Calibri"/>
          <w:i/>
          <w:iCs/>
          <w:noProof/>
        </w:rPr>
        <w:t>Bioinformatics</w:t>
      </w:r>
      <w:r w:rsidRPr="00055337">
        <w:rPr>
          <w:rFonts w:ascii="Calibri" w:hAnsi="Calibri" w:cs="Calibri"/>
          <w:noProof/>
        </w:rPr>
        <w:t xml:space="preserve"> </w:t>
      </w:r>
      <w:r w:rsidRPr="00055337">
        <w:rPr>
          <w:rFonts w:ascii="Calibri" w:hAnsi="Calibri" w:cs="Calibri"/>
          <w:b/>
          <w:bCs/>
          <w:noProof/>
        </w:rPr>
        <w:t>28</w:t>
      </w:r>
      <w:r w:rsidRPr="00055337">
        <w:rPr>
          <w:rFonts w:ascii="Calibri" w:hAnsi="Calibri" w:cs="Calibri"/>
          <w:noProof/>
        </w:rPr>
        <w:t>, 2520–2522 (2012).</w:t>
      </w:r>
    </w:p>
    <w:p w14:paraId="751142BE"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27.</w:t>
      </w:r>
      <w:r w:rsidRPr="00055337">
        <w:rPr>
          <w:rFonts w:ascii="Calibri" w:hAnsi="Calibri" w:cs="Calibri"/>
          <w:noProof/>
        </w:rPr>
        <w:tab/>
        <w:t>Coronavirus statistics | Coronavirus (COVID-19) | University of Bristol. Available at: https://www.bristol.ac.uk/coronavirus/statistics/. (Accessed: 6th December 2020)</w:t>
      </w:r>
    </w:p>
    <w:p w14:paraId="323A6C55"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28.</w:t>
      </w:r>
      <w:r w:rsidRPr="00055337">
        <w:rPr>
          <w:rFonts w:ascii="Calibri" w:hAnsi="Calibri" w:cs="Calibri"/>
          <w:noProof/>
        </w:rPr>
        <w:tab/>
        <w:t xml:space="preserve">Quilty, B. J. </w:t>
      </w:r>
      <w:r w:rsidRPr="00055337">
        <w:rPr>
          <w:rFonts w:ascii="Calibri" w:hAnsi="Calibri" w:cs="Calibri"/>
          <w:i/>
          <w:iCs/>
          <w:noProof/>
        </w:rPr>
        <w:t>et al.</w:t>
      </w:r>
      <w:r w:rsidRPr="00055337">
        <w:rPr>
          <w:rFonts w:ascii="Calibri" w:hAnsi="Calibri" w:cs="Calibri"/>
          <w:noProof/>
        </w:rPr>
        <w:t xml:space="preserve"> </w:t>
      </w:r>
      <w:r w:rsidRPr="00055337">
        <w:rPr>
          <w:rFonts w:ascii="Calibri" w:hAnsi="Calibri" w:cs="Calibri"/>
          <w:i/>
          <w:iCs/>
          <w:noProof/>
        </w:rPr>
        <w:t>Quarantine and testing strategies in contact tracing for SARS-CoV-2: a modelling study</w:t>
      </w:r>
      <w:r w:rsidRPr="00055337">
        <w:rPr>
          <w:rFonts w:ascii="Calibri" w:hAnsi="Calibri" w:cs="Calibri"/>
          <w:noProof/>
        </w:rPr>
        <w:t>.</w:t>
      </w:r>
    </w:p>
    <w:p w14:paraId="065AD5B8"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29.</w:t>
      </w:r>
      <w:r w:rsidRPr="00055337">
        <w:rPr>
          <w:rFonts w:ascii="Calibri" w:hAnsi="Calibri" w:cs="Calibri"/>
          <w:noProof/>
        </w:rPr>
        <w:tab/>
        <w:t xml:space="preserve">Deeks, J. J. &amp; Raffle, A. E. Lateral flow tests cannot rule out SARS-CoV-2 infection. </w:t>
      </w:r>
      <w:r w:rsidRPr="00055337">
        <w:rPr>
          <w:rFonts w:ascii="Calibri" w:hAnsi="Calibri" w:cs="Calibri"/>
          <w:i/>
          <w:iCs/>
          <w:noProof/>
        </w:rPr>
        <w:t>The BMJ</w:t>
      </w:r>
      <w:r w:rsidRPr="00055337">
        <w:rPr>
          <w:rFonts w:ascii="Calibri" w:hAnsi="Calibri" w:cs="Calibri"/>
          <w:noProof/>
        </w:rPr>
        <w:t xml:space="preserve"> </w:t>
      </w:r>
      <w:r w:rsidRPr="00055337">
        <w:rPr>
          <w:rFonts w:ascii="Calibri" w:hAnsi="Calibri" w:cs="Calibri"/>
          <w:b/>
          <w:bCs/>
          <w:noProof/>
        </w:rPr>
        <w:t>371</w:t>
      </w:r>
      <w:r w:rsidRPr="00055337">
        <w:rPr>
          <w:rFonts w:ascii="Calibri" w:hAnsi="Calibri" w:cs="Calibri"/>
          <w:noProof/>
        </w:rPr>
        <w:t>, (2020).</w:t>
      </w:r>
    </w:p>
    <w:p w14:paraId="65C5A957"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30.</w:t>
      </w:r>
      <w:r w:rsidRPr="00055337">
        <w:rPr>
          <w:rFonts w:ascii="Calibri" w:hAnsi="Calibri" w:cs="Calibri"/>
          <w:noProof/>
        </w:rPr>
        <w:tab/>
        <w:t xml:space="preserve">García-Fiñana, M., Hughes, D., Cheyne, C., Burnside, G. &amp; Buchan, I. </w:t>
      </w:r>
      <w:r w:rsidRPr="00055337">
        <w:rPr>
          <w:rFonts w:ascii="Calibri" w:hAnsi="Calibri" w:cs="Calibri"/>
          <w:i/>
          <w:iCs/>
          <w:noProof/>
        </w:rPr>
        <w:t>Innova Lateral Flow SARS-CoV-2 Antigen test accuracy in Liverpool Pilot: Preliminary Data</w:t>
      </w:r>
      <w:r w:rsidRPr="00055337">
        <w:rPr>
          <w:rFonts w:ascii="Calibri" w:hAnsi="Calibri" w:cs="Calibri"/>
          <w:noProof/>
        </w:rPr>
        <w:t>.</w:t>
      </w:r>
    </w:p>
    <w:p w14:paraId="6AFE62F8"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31.</w:t>
      </w:r>
      <w:r w:rsidRPr="00055337">
        <w:rPr>
          <w:rFonts w:ascii="Calibri" w:hAnsi="Calibri" w:cs="Calibri"/>
          <w:noProof/>
        </w:rPr>
        <w:tab/>
        <w:t xml:space="preserve">Yelin, I. </w:t>
      </w:r>
      <w:r w:rsidRPr="00055337">
        <w:rPr>
          <w:rFonts w:ascii="Calibri" w:hAnsi="Calibri" w:cs="Calibri"/>
          <w:i/>
          <w:iCs/>
          <w:noProof/>
        </w:rPr>
        <w:t>et al.</w:t>
      </w:r>
      <w:r w:rsidRPr="00055337">
        <w:rPr>
          <w:rFonts w:ascii="Calibri" w:hAnsi="Calibri" w:cs="Calibri"/>
          <w:noProof/>
        </w:rPr>
        <w:t xml:space="preserve"> Evaluation of COVID-19 RT-qPCR Test in Multi sample Pools. </w:t>
      </w:r>
      <w:r w:rsidRPr="00055337">
        <w:rPr>
          <w:rFonts w:ascii="Calibri" w:hAnsi="Calibri" w:cs="Calibri"/>
          <w:i/>
          <w:iCs/>
          <w:noProof/>
        </w:rPr>
        <w:t>Clin. Infect. Dis.</w:t>
      </w:r>
      <w:r w:rsidRPr="00055337">
        <w:rPr>
          <w:rFonts w:ascii="Calibri" w:hAnsi="Calibri" w:cs="Calibri"/>
          <w:noProof/>
        </w:rPr>
        <w:t xml:space="preserve"> </w:t>
      </w:r>
      <w:r w:rsidRPr="00055337">
        <w:rPr>
          <w:rFonts w:ascii="Calibri" w:hAnsi="Calibri" w:cs="Calibri"/>
          <w:b/>
          <w:bCs/>
          <w:noProof/>
        </w:rPr>
        <w:t>71</w:t>
      </w:r>
      <w:r w:rsidRPr="00055337">
        <w:rPr>
          <w:rFonts w:ascii="Calibri" w:hAnsi="Calibri" w:cs="Calibri"/>
          <w:noProof/>
        </w:rPr>
        <w:t>, (2020).</w:t>
      </w:r>
    </w:p>
    <w:p w14:paraId="3C27A14E"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32.</w:t>
      </w:r>
      <w:r w:rsidRPr="00055337">
        <w:rPr>
          <w:rFonts w:ascii="Calibri" w:hAnsi="Calibri" w:cs="Calibri"/>
          <w:noProof/>
        </w:rPr>
        <w:tab/>
        <w:t xml:space="preserve">Mautner, L. </w:t>
      </w:r>
      <w:r w:rsidRPr="00055337">
        <w:rPr>
          <w:rFonts w:ascii="Calibri" w:hAnsi="Calibri" w:cs="Calibri"/>
          <w:i/>
          <w:iCs/>
          <w:noProof/>
        </w:rPr>
        <w:t>et al.</w:t>
      </w:r>
      <w:r w:rsidRPr="00055337">
        <w:rPr>
          <w:rFonts w:ascii="Calibri" w:hAnsi="Calibri" w:cs="Calibri"/>
          <w:noProof/>
        </w:rPr>
        <w:t xml:space="preserve"> Rapid point-of-care detection of SARS-CoV-2 using reverse transcription loop-mediated isothermal amplification (RT-LAMP). </w:t>
      </w:r>
      <w:r w:rsidRPr="00055337">
        <w:rPr>
          <w:rFonts w:ascii="Calibri" w:hAnsi="Calibri" w:cs="Calibri"/>
          <w:i/>
          <w:iCs/>
          <w:noProof/>
        </w:rPr>
        <w:t>Virol. J.</w:t>
      </w:r>
      <w:r w:rsidRPr="00055337">
        <w:rPr>
          <w:rFonts w:ascii="Calibri" w:hAnsi="Calibri" w:cs="Calibri"/>
          <w:noProof/>
        </w:rPr>
        <w:t xml:space="preserve"> </w:t>
      </w:r>
      <w:r w:rsidRPr="00055337">
        <w:rPr>
          <w:rFonts w:ascii="Calibri" w:hAnsi="Calibri" w:cs="Calibri"/>
          <w:b/>
          <w:bCs/>
          <w:noProof/>
        </w:rPr>
        <w:t>17</w:t>
      </w:r>
      <w:r w:rsidRPr="00055337">
        <w:rPr>
          <w:rFonts w:ascii="Calibri" w:hAnsi="Calibri" w:cs="Calibri"/>
          <w:noProof/>
        </w:rPr>
        <w:t>, 160 (2020).</w:t>
      </w:r>
    </w:p>
    <w:p w14:paraId="576405AD"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33.</w:t>
      </w:r>
      <w:r w:rsidRPr="00055337">
        <w:rPr>
          <w:rFonts w:ascii="Calibri" w:hAnsi="Calibri" w:cs="Calibri"/>
          <w:noProof/>
        </w:rPr>
        <w:tab/>
        <w:t xml:space="preserve">Yang, Q. </w:t>
      </w:r>
      <w:r w:rsidRPr="00055337">
        <w:rPr>
          <w:rFonts w:ascii="Calibri" w:hAnsi="Calibri" w:cs="Calibri"/>
          <w:i/>
          <w:iCs/>
          <w:noProof/>
        </w:rPr>
        <w:t>et al.</w:t>
      </w:r>
      <w:r w:rsidRPr="00055337">
        <w:rPr>
          <w:rFonts w:ascii="Calibri" w:hAnsi="Calibri" w:cs="Calibri"/>
          <w:noProof/>
        </w:rPr>
        <w:t xml:space="preserve"> Saliva TwoStep: An RT-LAMP saliva test for SARS-CoV-2 and its assessment in a large population. </w:t>
      </w:r>
      <w:r w:rsidRPr="00055337">
        <w:rPr>
          <w:rFonts w:ascii="Calibri" w:hAnsi="Calibri" w:cs="Calibri"/>
          <w:i/>
          <w:iCs/>
          <w:noProof/>
        </w:rPr>
        <w:t>medRxiv</w:t>
      </w:r>
      <w:r w:rsidRPr="00055337">
        <w:rPr>
          <w:rFonts w:ascii="Calibri" w:hAnsi="Calibri" w:cs="Calibri"/>
          <w:noProof/>
        </w:rPr>
        <w:t xml:space="preserve"> 2020.07.16.20150250 (2020). </w:t>
      </w:r>
      <w:r w:rsidRPr="00055337">
        <w:rPr>
          <w:rFonts w:ascii="Calibri" w:hAnsi="Calibri" w:cs="Calibri"/>
          <w:noProof/>
        </w:rPr>
        <w:lastRenderedPageBreak/>
        <w:t>doi:10.1101/2020.07.16.20150250</w:t>
      </w:r>
    </w:p>
    <w:p w14:paraId="333A9D9B"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34.</w:t>
      </w:r>
      <w:r w:rsidRPr="00055337">
        <w:rPr>
          <w:rFonts w:ascii="Calibri" w:hAnsi="Calibri" w:cs="Calibri"/>
          <w:noProof/>
        </w:rPr>
        <w:tab/>
        <w:t xml:space="preserve">Mina, M. J., Parker, R. &amp; Larremore, D. B. Rethinking Covid-19 Test Sensitivity — A Strategy for Containment. </w:t>
      </w:r>
      <w:r w:rsidRPr="00055337">
        <w:rPr>
          <w:rFonts w:ascii="Calibri" w:hAnsi="Calibri" w:cs="Calibri"/>
          <w:i/>
          <w:iCs/>
          <w:noProof/>
        </w:rPr>
        <w:t>N. Engl. J. Med.</w:t>
      </w:r>
      <w:r w:rsidRPr="00055337">
        <w:rPr>
          <w:rFonts w:ascii="Calibri" w:hAnsi="Calibri" w:cs="Calibri"/>
          <w:noProof/>
        </w:rPr>
        <w:t xml:space="preserve"> </w:t>
      </w:r>
      <w:r w:rsidRPr="00055337">
        <w:rPr>
          <w:rFonts w:ascii="Calibri" w:hAnsi="Calibri" w:cs="Calibri"/>
          <w:b/>
          <w:bCs/>
          <w:noProof/>
        </w:rPr>
        <w:t>383</w:t>
      </w:r>
      <w:r w:rsidRPr="00055337">
        <w:rPr>
          <w:rFonts w:ascii="Calibri" w:hAnsi="Calibri" w:cs="Calibri"/>
          <w:noProof/>
        </w:rPr>
        <w:t>, e120 (2020).</w:t>
      </w:r>
    </w:p>
    <w:p w14:paraId="6ABD2264"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35.</w:t>
      </w:r>
      <w:r w:rsidRPr="00055337">
        <w:rPr>
          <w:rFonts w:ascii="Calibri" w:hAnsi="Calibri" w:cs="Calibri"/>
          <w:noProof/>
        </w:rPr>
        <w:tab/>
        <w:t xml:space="preserve">Wise, J. Covid-19: Safety of lateral flow tests questioned after they are found to miss half of cases. </w:t>
      </w:r>
      <w:r w:rsidRPr="00055337">
        <w:rPr>
          <w:rFonts w:ascii="Calibri" w:hAnsi="Calibri" w:cs="Calibri"/>
          <w:i/>
          <w:iCs/>
          <w:noProof/>
        </w:rPr>
        <w:t>BMJ</w:t>
      </w:r>
      <w:r w:rsidRPr="00055337">
        <w:rPr>
          <w:rFonts w:ascii="Calibri" w:hAnsi="Calibri" w:cs="Calibri"/>
          <w:noProof/>
        </w:rPr>
        <w:t xml:space="preserve"> </w:t>
      </w:r>
      <w:r w:rsidRPr="00055337">
        <w:rPr>
          <w:rFonts w:ascii="Calibri" w:hAnsi="Calibri" w:cs="Calibri"/>
          <w:b/>
          <w:bCs/>
          <w:noProof/>
        </w:rPr>
        <w:t>371</w:t>
      </w:r>
      <w:r w:rsidRPr="00055337">
        <w:rPr>
          <w:rFonts w:ascii="Calibri" w:hAnsi="Calibri" w:cs="Calibri"/>
          <w:noProof/>
        </w:rPr>
        <w:t>, m4744 (2020).</w:t>
      </w:r>
    </w:p>
    <w:p w14:paraId="74DD436C"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36.</w:t>
      </w:r>
      <w:r w:rsidRPr="00055337">
        <w:rPr>
          <w:rFonts w:ascii="Calibri" w:hAnsi="Calibri" w:cs="Calibri"/>
          <w:noProof/>
        </w:rPr>
        <w:tab/>
        <w:t xml:space="preserve">Volz, E. </w:t>
      </w:r>
      <w:r w:rsidRPr="00055337">
        <w:rPr>
          <w:rFonts w:ascii="Calibri" w:hAnsi="Calibri" w:cs="Calibri"/>
          <w:i/>
          <w:iCs/>
          <w:noProof/>
        </w:rPr>
        <w:t>et al.</w:t>
      </w:r>
      <w:r w:rsidRPr="00055337">
        <w:rPr>
          <w:rFonts w:ascii="Calibri" w:hAnsi="Calibri" w:cs="Calibri"/>
          <w:noProof/>
        </w:rPr>
        <w:t xml:space="preserve"> </w:t>
      </w:r>
      <w:r w:rsidRPr="00055337">
        <w:rPr>
          <w:rFonts w:ascii="Calibri" w:hAnsi="Calibri" w:cs="Calibri"/>
          <w:i/>
          <w:iCs/>
          <w:noProof/>
        </w:rPr>
        <w:t>Transmission of SARS-CoV-2 Lineage B.1.1.7 in England: Insights from linking epidemiological and genetic data</w:t>
      </w:r>
      <w:r w:rsidRPr="00055337">
        <w:rPr>
          <w:rFonts w:ascii="Calibri" w:hAnsi="Calibri" w:cs="Calibri"/>
          <w:noProof/>
        </w:rPr>
        <w:t>.</w:t>
      </w:r>
    </w:p>
    <w:p w14:paraId="6770720E"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37.</w:t>
      </w:r>
      <w:r w:rsidRPr="00055337">
        <w:rPr>
          <w:rFonts w:ascii="Calibri" w:hAnsi="Calibri" w:cs="Calibri"/>
          <w:noProof/>
        </w:rPr>
        <w:tab/>
        <w:t xml:space="preserve">Kidd, M. </w:t>
      </w:r>
      <w:r w:rsidRPr="00055337">
        <w:rPr>
          <w:rFonts w:ascii="Calibri" w:hAnsi="Calibri" w:cs="Calibri"/>
          <w:i/>
          <w:iCs/>
          <w:noProof/>
        </w:rPr>
        <w:t>et al.</w:t>
      </w:r>
      <w:r w:rsidRPr="00055337">
        <w:rPr>
          <w:rFonts w:ascii="Calibri" w:hAnsi="Calibri" w:cs="Calibri"/>
          <w:noProof/>
        </w:rPr>
        <w:t xml:space="preserve"> S-variant SARS-CoV-2 is associated with significantly higher viral loads in samples tested by ThermoFisher TaqPath RT-QPCR. </w:t>
      </w:r>
      <w:r w:rsidRPr="00055337">
        <w:rPr>
          <w:rFonts w:ascii="Calibri" w:hAnsi="Calibri" w:cs="Calibri"/>
          <w:i/>
          <w:iCs/>
          <w:noProof/>
        </w:rPr>
        <w:t>medRxiv</w:t>
      </w:r>
      <w:r w:rsidRPr="00055337">
        <w:rPr>
          <w:rFonts w:ascii="Calibri" w:hAnsi="Calibri" w:cs="Calibri"/>
          <w:noProof/>
        </w:rPr>
        <w:t xml:space="preserve"> 2020.12.24.20248834 (2020). doi:10.1101/2020.12.24.20248834</w:t>
      </w:r>
    </w:p>
    <w:p w14:paraId="5FD46B9C"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38.</w:t>
      </w:r>
      <w:r w:rsidRPr="00055337">
        <w:rPr>
          <w:rFonts w:ascii="Calibri" w:hAnsi="Calibri" w:cs="Calibri"/>
          <w:noProof/>
        </w:rPr>
        <w:tab/>
        <w:t xml:space="preserve">Brooks-Pollock, E., Read, J. M., Mclean, A., Keeling, M. J. &amp; Danon, L. Using social contact data to predict and compare the impact of social distancing policies with implications for school re-opening. </w:t>
      </w:r>
      <w:r w:rsidRPr="00055337">
        <w:rPr>
          <w:rFonts w:ascii="Calibri" w:hAnsi="Calibri" w:cs="Calibri"/>
          <w:i/>
          <w:iCs/>
          <w:noProof/>
        </w:rPr>
        <w:t>Popul. Heal. Sci.</w:t>
      </w:r>
      <w:r w:rsidRPr="00055337">
        <w:rPr>
          <w:rFonts w:ascii="Calibri" w:hAnsi="Calibri" w:cs="Calibri"/>
          <w:noProof/>
        </w:rPr>
        <w:t xml:space="preserve"> </w:t>
      </w:r>
      <w:r w:rsidRPr="00055337">
        <w:rPr>
          <w:rFonts w:ascii="Calibri" w:hAnsi="Calibri" w:cs="Calibri"/>
          <w:b/>
          <w:bCs/>
          <w:noProof/>
        </w:rPr>
        <w:t>8</w:t>
      </w:r>
      <w:r w:rsidRPr="00055337">
        <w:rPr>
          <w:rFonts w:ascii="Calibri" w:hAnsi="Calibri" w:cs="Calibri"/>
          <w:noProof/>
        </w:rPr>
        <w:t>, 2020.07.25.20156471 (2020).</w:t>
      </w:r>
    </w:p>
    <w:p w14:paraId="25B86E6C" w14:textId="51A7F344" w:rsidR="00F45621" w:rsidRDefault="00B554CE" w:rsidP="00055337">
      <w:pPr>
        <w:widowControl w:val="0"/>
        <w:autoSpaceDE w:val="0"/>
        <w:autoSpaceDN w:val="0"/>
        <w:adjustRightInd w:val="0"/>
        <w:ind w:left="640" w:hanging="640"/>
      </w:pPr>
      <w:r>
        <w:fldChar w:fldCharType="end"/>
      </w:r>
    </w:p>
    <w:p w14:paraId="2530F02A" w14:textId="77777777" w:rsidR="00F45621" w:rsidRDefault="00F45621">
      <w:r>
        <w:br w:type="page"/>
      </w:r>
    </w:p>
    <w:p w14:paraId="7A75FC5E" w14:textId="77777777" w:rsidR="00F45621" w:rsidRDefault="00F45621" w:rsidP="00F45621">
      <w:pPr>
        <w:rPr>
          <w:rFonts w:eastAsiaTheme="minorEastAsia"/>
        </w:rPr>
      </w:pPr>
    </w:p>
    <w:tbl>
      <w:tblPr>
        <w:tblStyle w:val="GridTable1Light"/>
        <w:tblW w:w="0" w:type="auto"/>
        <w:tblLook w:val="04A0" w:firstRow="1" w:lastRow="0" w:firstColumn="1" w:lastColumn="0" w:noHBand="0" w:noVBand="1"/>
      </w:tblPr>
      <w:tblGrid>
        <w:gridCol w:w="1999"/>
        <w:gridCol w:w="1548"/>
        <w:gridCol w:w="1736"/>
        <w:gridCol w:w="1901"/>
      </w:tblGrid>
      <w:tr w:rsidR="00F45621" w14:paraId="31F8D3FD" w14:textId="77777777" w:rsidTr="00C21F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9" w:type="dxa"/>
          </w:tcPr>
          <w:p w14:paraId="1B5F8C1A" w14:textId="77777777" w:rsidR="00F45621" w:rsidRDefault="00F45621" w:rsidP="00C21FAF">
            <w:pPr>
              <w:rPr>
                <w:rFonts w:eastAsiaTheme="minorEastAsia"/>
              </w:rPr>
            </w:pPr>
            <w:r>
              <w:rPr>
                <w:rFonts w:eastAsiaTheme="minorEastAsia"/>
              </w:rPr>
              <w:t>Containment scenario</w:t>
            </w:r>
          </w:p>
        </w:tc>
        <w:tc>
          <w:tcPr>
            <w:tcW w:w="1548" w:type="dxa"/>
          </w:tcPr>
          <w:p w14:paraId="3B8E6EED" w14:textId="77777777" w:rsidR="00F45621" w:rsidRDefault="00F45621" w:rsidP="00C21FAF">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Description</w:t>
            </w:r>
          </w:p>
        </w:tc>
        <w:tc>
          <w:tcPr>
            <w:tcW w:w="1736" w:type="dxa"/>
          </w:tcPr>
          <w:p w14:paraId="62425DC0" w14:textId="77777777" w:rsidR="00F45621" w:rsidRDefault="00F45621" w:rsidP="00C21FAF">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Same living circle</w:t>
            </w:r>
            <w:r w:rsidRPr="4ADC0958">
              <w:rPr>
                <w:rFonts w:eastAsiaTheme="minorEastAsia"/>
              </w:rPr>
              <w:t xml:space="preserve"> (household)</w:t>
            </w:r>
          </w:p>
        </w:tc>
        <w:tc>
          <w:tcPr>
            <w:tcW w:w="1901" w:type="dxa"/>
          </w:tcPr>
          <w:p w14:paraId="27137EEB" w14:textId="77777777" w:rsidR="00F45621" w:rsidRDefault="00F45621" w:rsidP="00C21FAF">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Anywhere else</w:t>
            </w:r>
          </w:p>
        </w:tc>
      </w:tr>
      <w:tr w:rsidR="00F45621" w14:paraId="324D9D05" w14:textId="77777777" w:rsidTr="00C21FAF">
        <w:tc>
          <w:tcPr>
            <w:cnfStyle w:val="001000000000" w:firstRow="0" w:lastRow="0" w:firstColumn="1" w:lastColumn="0" w:oddVBand="0" w:evenVBand="0" w:oddHBand="0" w:evenHBand="0" w:firstRowFirstColumn="0" w:firstRowLastColumn="0" w:lastRowFirstColumn="0" w:lastRowLastColumn="0"/>
            <w:tcW w:w="1999" w:type="dxa"/>
          </w:tcPr>
          <w:p w14:paraId="31E969DA" w14:textId="77777777" w:rsidR="00F45621" w:rsidRDefault="00F45621" w:rsidP="00C21FAF">
            <w:pPr>
              <w:rPr>
                <w:rFonts w:eastAsiaTheme="minorEastAsia"/>
              </w:rPr>
            </w:pPr>
            <w:r>
              <w:rPr>
                <w:rFonts w:eastAsiaTheme="minorEastAsia"/>
              </w:rPr>
              <w:t>High containment</w:t>
            </w:r>
          </w:p>
        </w:tc>
        <w:tc>
          <w:tcPr>
            <w:tcW w:w="1548" w:type="dxa"/>
          </w:tcPr>
          <w:p w14:paraId="628E9AF9" w14:textId="77777777" w:rsidR="00F45621" w:rsidRDefault="00F45621" w:rsidP="00C21FAF">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Hypothetical circumstance where most transmission outside of living circles is limited</w:t>
            </w:r>
          </w:p>
        </w:tc>
        <w:tc>
          <w:tcPr>
            <w:tcW w:w="1736" w:type="dxa"/>
          </w:tcPr>
          <w:p w14:paraId="13DC26F0" w14:textId="77777777" w:rsidR="00F45621" w:rsidRDefault="00F45621" w:rsidP="00C21FAF">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0.9</w:t>
            </w:r>
          </w:p>
        </w:tc>
        <w:tc>
          <w:tcPr>
            <w:tcW w:w="1901" w:type="dxa"/>
          </w:tcPr>
          <w:p w14:paraId="7FCE8EEA" w14:textId="77777777" w:rsidR="00F45621" w:rsidRDefault="00F45621" w:rsidP="00C21FAF">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w:t>
            </w:r>
          </w:p>
        </w:tc>
      </w:tr>
      <w:tr w:rsidR="00F45621" w14:paraId="630CB617" w14:textId="77777777" w:rsidTr="00C21FAF">
        <w:tc>
          <w:tcPr>
            <w:cnfStyle w:val="001000000000" w:firstRow="0" w:lastRow="0" w:firstColumn="1" w:lastColumn="0" w:oddVBand="0" w:evenVBand="0" w:oddHBand="0" w:evenHBand="0" w:firstRowFirstColumn="0" w:firstRowLastColumn="0" w:lastRowFirstColumn="0" w:lastRowLastColumn="0"/>
            <w:tcW w:w="1999" w:type="dxa"/>
          </w:tcPr>
          <w:p w14:paraId="668DA5F3" w14:textId="24860FE4" w:rsidR="00F45621" w:rsidRDefault="00F45621" w:rsidP="00C21FAF">
            <w:pPr>
              <w:rPr>
                <w:rFonts w:eastAsiaTheme="minorEastAsia"/>
              </w:rPr>
            </w:pPr>
            <w:r>
              <w:rPr>
                <w:rFonts w:eastAsiaTheme="minorEastAsia"/>
              </w:rPr>
              <w:t>Social contact survey (students)</w:t>
            </w:r>
            <w:r>
              <w:rPr>
                <w:rFonts w:eastAsiaTheme="minorEastAsia"/>
              </w:rPr>
              <w:fldChar w:fldCharType="begin" w:fldLock="1"/>
            </w:r>
            <w:r w:rsidR="00055337">
              <w:rPr>
                <w:rFonts w:eastAsiaTheme="minorEastAsia"/>
              </w:rPr>
              <w:instrText>ADDIN CSL_CITATION {"citationItems":[{"id":"ITEM-1","itemData":{"DOI":"10.1101/2020.07.25.20156471","abstract":"Background","author":[{"dropping-particle":"","family":"Brooks-Pollock","given":"Ellen","non-dropping-particle":"","parse-names":false,"suffix":""},{"dropping-particle":"","family":"Read","given":"Jonathan M","non-dropping-particle":"","parse-names":false,"suffix":""},{"dropping-particle":"","family":"Mclean","given":"Angela","non-dropping-particle":"","parse-names":false,"suffix":""},{"dropping-particle":"","family":"Keeling","given":"Matt J","non-dropping-particle":"","parse-names":false,"suffix":""},{"dropping-particle":"","family":"Danon","given":"Leon","non-dropping-particle":"","parse-names":false,"suffix":""}],"container-title":"Population Health Sciences","id":"ITEM-1","issue":"2","issued":{"date-parts":[["2020","7","27"]]},"page":"2020.07.25.20156471","publisher":"Cold Spring Harbor Laboratory Press","title":"Using social contact data to predict and compare the impact of social distancing policies with implications for school re-opening","type":"article-journal","volume":"8"},"uris":["http://www.mendeley.com/documents/?uuid=cf2ac776-0e02-35ef-b143-07bc39c35260"]}],"mendeley":{"formattedCitation":"&lt;sup&gt;38&lt;/sup&gt;","plainTextFormattedCitation":"38","previouslyFormattedCitation":"&lt;sup&gt;38&lt;/sup&gt;"},"properties":{"noteIndex":0},"schema":"https://github.com/citation-style-language/schema/raw/master/csl-citation.json"}</w:instrText>
            </w:r>
            <w:r>
              <w:rPr>
                <w:rFonts w:eastAsiaTheme="minorEastAsia"/>
              </w:rPr>
              <w:fldChar w:fldCharType="separate"/>
            </w:r>
            <w:r w:rsidR="00B15CC2" w:rsidRPr="00B15CC2">
              <w:rPr>
                <w:rFonts w:eastAsiaTheme="minorEastAsia"/>
                <w:b w:val="0"/>
                <w:noProof/>
                <w:vertAlign w:val="superscript"/>
              </w:rPr>
              <w:t>38</w:t>
            </w:r>
            <w:r>
              <w:rPr>
                <w:rFonts w:eastAsiaTheme="minorEastAsia"/>
              </w:rPr>
              <w:fldChar w:fldCharType="end"/>
            </w:r>
          </w:p>
        </w:tc>
        <w:tc>
          <w:tcPr>
            <w:tcW w:w="1548" w:type="dxa"/>
          </w:tcPr>
          <w:p w14:paraId="63245303" w14:textId="77777777" w:rsidR="00F45621" w:rsidRDefault="00F45621" w:rsidP="00C21FAF">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Based on contact patterns from a pre-pandemic survey</w:t>
            </w:r>
          </w:p>
        </w:tc>
        <w:tc>
          <w:tcPr>
            <w:tcW w:w="1736" w:type="dxa"/>
          </w:tcPr>
          <w:p w14:paraId="03917DF9" w14:textId="77777777" w:rsidR="00F45621" w:rsidRDefault="00F45621" w:rsidP="00C21FAF">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0.38</w:t>
            </w:r>
          </w:p>
        </w:tc>
        <w:tc>
          <w:tcPr>
            <w:tcW w:w="1901" w:type="dxa"/>
          </w:tcPr>
          <w:p w14:paraId="7F9A71CD" w14:textId="77777777" w:rsidR="00F45621" w:rsidRDefault="00F45621" w:rsidP="00C21FAF">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0.62</w:t>
            </w:r>
          </w:p>
        </w:tc>
      </w:tr>
      <w:tr w:rsidR="00F45621" w14:paraId="4A0750C6" w14:textId="77777777" w:rsidTr="00C21FAF">
        <w:tc>
          <w:tcPr>
            <w:cnfStyle w:val="001000000000" w:firstRow="0" w:lastRow="0" w:firstColumn="1" w:lastColumn="0" w:oddVBand="0" w:evenVBand="0" w:oddHBand="0" w:evenHBand="0" w:firstRowFirstColumn="0" w:firstRowLastColumn="0" w:lastRowFirstColumn="0" w:lastRowLastColumn="0"/>
            <w:tcW w:w="1999" w:type="dxa"/>
          </w:tcPr>
          <w:p w14:paraId="79B26A7E" w14:textId="77777777" w:rsidR="00F45621" w:rsidRDefault="00F45621" w:rsidP="00C21FAF">
            <w:pPr>
              <w:rPr>
                <w:rFonts w:eastAsiaTheme="minorEastAsia"/>
              </w:rPr>
            </w:pPr>
            <w:r>
              <w:rPr>
                <w:rFonts w:eastAsiaTheme="minorEastAsia"/>
              </w:rPr>
              <w:t>CON-QUEST survey</w:t>
            </w:r>
            <w:r>
              <w:rPr>
                <w:rFonts w:eastAsiaTheme="minorEastAsia"/>
              </w:rPr>
              <w:fldChar w:fldCharType="begin" w:fldLock="1"/>
            </w:r>
            <w:r>
              <w:rPr>
                <w:rFonts w:eastAsiaTheme="minorEastAsia"/>
              </w:rPr>
              <w:instrText>ADDIN CSL_CITATION {"citationItems":[{"id":"ITEM-1","itemData":{"DOI":"10.1101/2020.12.09.20246421","abstract":"CONQUEST (COroNavirus QUESTionnaire) is an online survey of contacts, behaviour, and COVID-19 symptoms for University of Bristol (UoB) staff/students. We analysed survey results from the start of the 2020/2021 academic year, prior to the second national lockdown (14/09/2020-01/11/2020), where COVID-19 outbreaks led to lockdown of some student halls of residence. The aim of these analyses was to enhance knowledge of student contact patterns to inform infection disease mathematical modelling approaches.Responses captured information on demographics, contacts on the previous day, symptoms and self-isolation during the prior week, and COVID-19 status.740 students provided 1261 unique records. Of 42 (3%) students testing positive in the prior fortnight, 99% had been self-isolating. The median number of contacts on the previous day was 2 (interquartile range: 1-5), mode: 1, mean: 6.1; 8% had ≥20 contacts. 57% of student contacts were other UoB students/staff.Most students reported few daily contacts but there was heterogeneity, and some reported many. Around 40% of student contacts were with individuals not affiliated with UoB, indicating potential for transmission to non-students/staff.Competing Interest StatementJGW has received research funding from Gilead Sciences unrelated to this research. All other authors declare no competing interestsFunding StatementThis study was funded and supported by the Elizabeth Blackwell Institute. HC, AF, KT, and EBP would like to acknowledge support from the National Institute for Health Research (NIHR) Health Protection Research Unit (HPRU) in Behavioural Science and Evaluation at the University of Bristol. HC is additionally funded through an NIHR Career Development Fellowship [CDF-2018-11-ST2-015]. The views expressed are those of the author(s) and not necessarily those of the NIHR or the Department of Health and Social Care. CR is a member of the MRC Integrative Epidemiology Unit and receives support from the MRC (MC_UU_00011/5) and the University of Bristol. EN and EBP are supported by the EPSRC (MR/V038613/1). ATh is supported by Wellcome (217509/Z/19/Z).Author DeclarationsI confirm all relevant ethical guidelines have been followed, and any necessary IRB and/or ethics committee approvals have been obtained.YesThe details of the IRB/oversight body that provided approval or exemption for the research described are given below:Ethical approval was granted on the 14th May 2020 by the Health Sciences University Research E…","author":[{"dropping-particle":"","family":"Nixon","given":"Emily","non-dropping-particle":"","parse-names":false,"suffix":""},{"dropping-particle":"","family":"Trickey","given":"Adam","non-dropping-particle":"","parse-names":false,"suffix":""},{"dropping-particle":"","family":"Christensen","given":"Hannah","non-dropping-particle":"","parse-names":false,"suffix":""},{"dropping-particle":"","family":"Finn","given":"Adam","non-dropping-particle":"","parse-names":false,"suffix":""},{"dropping-particle":"","family":"Thomas","given":"Amy","non-dropping-particle":"","parse-names":false,"suffix":""},{"dropping-particle":"","family":"Relton","given":"Caroline","non-dropping-particle":"","parse-names":false,"suffix":""},{"dropping-particle":"","family":"Montgomery","given":"Clara","non-dropping-particle":"","parse-names":false,"suffix":""},{"dropping-particle":"","family":"Hemani","given":"Gibran","non-dropping-particle":"","parse-names":false,"suffix":""},{"dropping-particle":"","family":"Metz","given":"Jane","non-dropping-particle":"","parse-names":false,"suffix":""},{"dropping-particle":"","family":"Walker","given":"Josephine G","non-dropping-particle":"","parse-names":false,"suffix":""},{"dropping-particle":"","family":"Turner","given":"Katy","non-dropping-particle":"","parse-names":false,"suffix":""},{"dropping-particle":"","family":"Kwiatkowska","given":"Rachel","non-dropping-particle":"","parse-names":false,"suffix":""},{"dropping-particle":"","family":"Sauchelli","given":"Sarah","non-dropping-particle":"","parse-names":false,"suffix":""},{"dropping-particle":"","family":"Danon","given":"Leon","non-dropping-particle":"","parse-names":false,"suffix":""},{"dropping-particle":"","family":"Brooks-Pollock","given":"Ellen","non-dropping-particle":"","parse-names":false,"suffix":""}],"container-title":"medRxiv","id":"ITEM-1","issued":{"date-parts":[["2020","1","1"]]},"page":"2020.12.09.20246421","title":"Contacts and behaviours of university students during the COVID-19 pandemic at the start of the 2020/21 academic year","type":"article-journal"},"uris":["http://www.mendeley.com/documents/?uuid=0d24a6ee-4ff2-4354-b26e-5f19fc536c23"]}],"mendeley":{"formattedCitation":"&lt;sup&gt;2&lt;/sup&gt;","plainTextFormattedCitation":"2","previouslyFormattedCitation":"&lt;sup&gt;2&lt;/sup&gt;"},"properties":{"noteIndex":0},"schema":"https://github.com/citation-style-language/schema/raw/master/csl-citation.json"}</w:instrText>
            </w:r>
            <w:r>
              <w:rPr>
                <w:rFonts w:eastAsiaTheme="minorEastAsia"/>
              </w:rPr>
              <w:fldChar w:fldCharType="separate"/>
            </w:r>
            <w:r w:rsidRPr="00B857CE">
              <w:rPr>
                <w:rFonts w:eastAsiaTheme="minorEastAsia"/>
                <w:b w:val="0"/>
                <w:noProof/>
                <w:vertAlign w:val="superscript"/>
              </w:rPr>
              <w:t>2</w:t>
            </w:r>
            <w:r>
              <w:rPr>
                <w:rFonts w:eastAsiaTheme="minorEastAsia"/>
              </w:rPr>
              <w:fldChar w:fldCharType="end"/>
            </w:r>
          </w:p>
        </w:tc>
        <w:tc>
          <w:tcPr>
            <w:tcW w:w="1548" w:type="dxa"/>
          </w:tcPr>
          <w:p w14:paraId="4CAC5151" w14:textId="77777777" w:rsidR="00F45621" w:rsidRDefault="00F45621" w:rsidP="00C21FAF">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Based on student contact patterns surveyed during the pandemic (</w:t>
            </w:r>
            <w:r w:rsidRPr="4ADC0958">
              <w:rPr>
                <w:rFonts w:eastAsiaTheme="minorEastAsia"/>
              </w:rPr>
              <w:t xml:space="preserve">June to November </w:t>
            </w:r>
            <w:r>
              <w:rPr>
                <w:rFonts w:eastAsiaTheme="minorEastAsia"/>
              </w:rPr>
              <w:t>2020)</w:t>
            </w:r>
          </w:p>
        </w:tc>
        <w:tc>
          <w:tcPr>
            <w:tcW w:w="1736" w:type="dxa"/>
          </w:tcPr>
          <w:p w14:paraId="09B87FD9" w14:textId="77777777" w:rsidR="00F45621" w:rsidRDefault="00F45621" w:rsidP="00C21FAF">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0.76</w:t>
            </w:r>
          </w:p>
        </w:tc>
        <w:tc>
          <w:tcPr>
            <w:tcW w:w="1901" w:type="dxa"/>
          </w:tcPr>
          <w:p w14:paraId="060D5F22" w14:textId="77777777" w:rsidR="00F45621" w:rsidRDefault="00F45621" w:rsidP="00C21FAF">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0.24</w:t>
            </w:r>
          </w:p>
        </w:tc>
      </w:tr>
    </w:tbl>
    <w:p w14:paraId="15B2A954" w14:textId="1B9B0367" w:rsidR="00F45621" w:rsidRDefault="00F45621" w:rsidP="00F45621">
      <w:r w:rsidRPr="00F45621">
        <w:rPr>
          <w:b/>
          <w:bCs/>
        </w:rPr>
        <w:t>Table 1</w:t>
      </w:r>
      <w:r>
        <w:t>: Probabilities of transmission events for an infected individual to infect others in the same living circle or elsewhere. Each row represents a different containment scenario.</w:t>
      </w:r>
    </w:p>
    <w:p w14:paraId="1C7F3742" w14:textId="2D70E4A7" w:rsidR="006B16C3" w:rsidRDefault="000369BE">
      <w:pPr>
        <w:rPr>
          <w:ins w:id="155" w:author="Gibran Hemani" w:date="2021-03-12T22:04:00Z"/>
        </w:rPr>
      </w:pPr>
      <w:del w:id="156" w:author="Gibran Hemani" w:date="2021-03-12T22:05:00Z">
        <w:r w:rsidDel="006B16C3">
          <w:br w:type="page"/>
        </w:r>
      </w:del>
      <w:ins w:id="157" w:author="Gibran Hemani" w:date="2021-03-12T22:04:00Z">
        <w:r w:rsidR="006B16C3">
          <w:br w:type="page"/>
        </w:r>
      </w:ins>
    </w:p>
    <w:p w14:paraId="37FD1DB4" w14:textId="77777777" w:rsidR="006B16C3" w:rsidRDefault="006B16C3" w:rsidP="006B16C3">
      <w:pPr>
        <w:spacing w:before="100" w:beforeAutospacing="1" w:after="100" w:afterAutospacing="1"/>
        <w:rPr>
          <w:ins w:id="158" w:author="Gibran Hemani" w:date="2021-03-12T22:04:00Z"/>
        </w:rPr>
      </w:pPr>
      <w:ins w:id="159" w:author="Gibran Hemani" w:date="2021-03-12T22:04:00Z">
        <w:r>
          <w:rPr>
            <w:noProof/>
          </w:rPr>
          <w:lastRenderedPageBreak/>
          <w:drawing>
            <wp:inline distT="0" distB="0" distL="0" distR="0" wp14:anchorId="7EC82A83" wp14:editId="6013E67D">
              <wp:extent cx="5727701" cy="3769743"/>
              <wp:effectExtent l="0" t="0" r="0" b="254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5727701" cy="3769743"/>
                      </a:xfrm>
                      <a:prstGeom prst="rect">
                        <a:avLst/>
                      </a:prstGeom>
                    </pic:spPr>
                  </pic:pic>
                </a:graphicData>
              </a:graphic>
            </wp:inline>
          </w:drawing>
        </w:r>
        <w:r>
          <w:rPr>
            <w:b/>
            <w:bCs/>
          </w:rPr>
          <w:t>F</w:t>
        </w:r>
        <w:r w:rsidRPr="4D790C3B">
          <w:rPr>
            <w:b/>
            <w:bCs/>
          </w:rPr>
          <w:t xml:space="preserve">igure </w:t>
        </w:r>
        <w:r>
          <w:rPr>
            <w:b/>
            <w:bCs/>
          </w:rPr>
          <w:t>1</w:t>
        </w:r>
        <w:r>
          <w:t>: Number of students per living circle</w:t>
        </w:r>
      </w:ins>
    </w:p>
    <w:p w14:paraId="04694DC6" w14:textId="77777777" w:rsidR="006B16C3" w:rsidRDefault="006B16C3" w:rsidP="006B16C3">
      <w:pPr>
        <w:rPr>
          <w:ins w:id="160" w:author="Gibran Hemani" w:date="2021-03-12T22:04:00Z"/>
        </w:rPr>
      </w:pPr>
      <w:ins w:id="161" w:author="Gibran Hemani" w:date="2021-03-12T22:04:00Z">
        <w:r>
          <w:br w:type="page"/>
        </w:r>
      </w:ins>
    </w:p>
    <w:p w14:paraId="56D94E10" w14:textId="77777777" w:rsidR="006B16C3" w:rsidRPr="00AF665E" w:rsidRDefault="006B16C3" w:rsidP="006B16C3">
      <w:pPr>
        <w:spacing w:before="100" w:beforeAutospacing="1" w:after="100" w:afterAutospacing="1"/>
        <w:rPr>
          <w:ins w:id="162" w:author="Gibran Hemani" w:date="2021-03-12T22:04:00Z"/>
          <w:rFonts w:ascii="Times New Roman" w:eastAsia="Times New Roman" w:hAnsi="Times New Roman" w:cs="Times New Roman"/>
          <w:lang w:eastAsia="en-GB"/>
        </w:rPr>
      </w:pPr>
      <w:ins w:id="163" w:author="Gibran Hemani" w:date="2021-03-12T22:04:00Z">
        <w:r w:rsidRPr="00AF665E">
          <w:rPr>
            <w:rFonts w:asciiTheme="majorHAnsi" w:eastAsiaTheme="majorEastAsia" w:hAnsiTheme="majorHAnsi" w:cstheme="majorBidi"/>
            <w:noProof/>
            <w:color w:val="2F5496" w:themeColor="accent1" w:themeShade="BF"/>
            <w:sz w:val="26"/>
            <w:szCs w:val="26"/>
          </w:rPr>
          <w:lastRenderedPageBreak/>
          <w:drawing>
            <wp:inline distT="0" distB="0" distL="0" distR="0" wp14:anchorId="767E2FD6" wp14:editId="61FE0A32">
              <wp:extent cx="5540375" cy="5236234"/>
              <wp:effectExtent l="0" t="0" r="0" b="0"/>
              <wp:docPr id="7" name="Picture 7"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8299" cy="5243723"/>
                      </a:xfrm>
                      <a:prstGeom prst="rect">
                        <a:avLst/>
                      </a:prstGeom>
                      <a:noFill/>
                      <a:ln>
                        <a:noFill/>
                      </a:ln>
                    </pic:spPr>
                  </pic:pic>
                </a:graphicData>
              </a:graphic>
            </wp:inline>
          </w:drawing>
        </w:r>
      </w:ins>
    </w:p>
    <w:p w14:paraId="6994B14C" w14:textId="77777777" w:rsidR="006B16C3" w:rsidRPr="002C516B" w:rsidRDefault="006B16C3" w:rsidP="006B16C3">
      <w:pPr>
        <w:rPr>
          <w:ins w:id="164" w:author="Gibran Hemani" w:date="2021-03-12T22:04:00Z"/>
        </w:rPr>
      </w:pPr>
    </w:p>
    <w:p w14:paraId="0862A99F" w14:textId="77777777" w:rsidR="006B16C3" w:rsidRPr="00B57275" w:rsidRDefault="006B16C3" w:rsidP="006B16C3">
      <w:pPr>
        <w:rPr>
          <w:ins w:id="165" w:author="Gibran Hemani" w:date="2021-03-12T22:04:00Z"/>
          <w:rFonts w:eastAsiaTheme="minorEastAsia"/>
        </w:rPr>
      </w:pPr>
      <w:ins w:id="166" w:author="Gibran Hemani" w:date="2021-03-12T22:04:00Z">
        <w:r>
          <w:rPr>
            <w:b/>
            <w:bCs/>
          </w:rPr>
          <w:t>F</w:t>
        </w:r>
        <w:r w:rsidRPr="00B57275">
          <w:rPr>
            <w:b/>
            <w:bCs/>
          </w:rPr>
          <w:t xml:space="preserve">igure </w:t>
        </w:r>
        <w:r>
          <w:rPr>
            <w:b/>
            <w:bCs/>
          </w:rPr>
          <w:t>2</w:t>
        </w:r>
        <w:r w:rsidRPr="00B57275">
          <w:rPr>
            <w:b/>
            <w:bCs/>
          </w:rPr>
          <w:t>: Distributions relating to the RT-qPCR kinetics based on parameter values that are determined following optimisation.</w:t>
        </w:r>
        <w:r>
          <w:t xml:space="preserve"> Top left: Viral load during infection time course. Top right: distribution of </w:t>
        </w:r>
      </w:ins>
      <m:oMath>
        <m:sSub>
          <m:sSubPr>
            <m:ctrlPr>
              <w:ins w:id="167" w:author="Gibran Hemani" w:date="2021-03-12T22:04:00Z">
                <w:rPr>
                  <w:rFonts w:ascii="Cambria Math" w:hAnsi="Cambria Math"/>
                  <w:i/>
                </w:rPr>
              </w:ins>
            </m:ctrlPr>
          </m:sSubPr>
          <m:e>
            <m:r>
              <w:ins w:id="168" w:author="Gibran Hemani" w:date="2021-03-12T22:04:00Z">
                <w:rPr>
                  <w:rFonts w:ascii="Cambria Math" w:hAnsi="Cambria Math"/>
                </w:rPr>
                <m:t>C</m:t>
              </w:ins>
            </m:r>
          </m:e>
          <m:sub>
            <m:r>
              <w:ins w:id="169" w:author="Gibran Hemani" w:date="2021-03-12T22:04:00Z">
                <w:rPr>
                  <w:rFonts w:ascii="Cambria Math" w:hAnsi="Cambria Math"/>
                </w:rPr>
                <m:t>q,max</m:t>
              </w:ins>
            </m:r>
          </m:sub>
        </m:sSub>
      </m:oMath>
      <w:ins w:id="170" w:author="Gibran Hemani" w:date="2021-03-12T22:04:00Z">
        <w:r>
          <w:rPr>
            <w:rFonts w:eastAsiaTheme="minorEastAsia"/>
          </w:rPr>
          <w:t xml:space="preserve"> values for undiluted positive samples. Middle left: Distribution of reaction efficiencies. Middle right: Distribution of </w:t>
        </w:r>
      </w:ins>
      <m:oMath>
        <m:sSub>
          <m:sSubPr>
            <m:ctrlPr>
              <w:ins w:id="171" w:author="Gibran Hemani" w:date="2021-03-12T22:04:00Z">
                <w:rPr>
                  <w:rFonts w:ascii="Cambria Math" w:eastAsiaTheme="minorEastAsia" w:hAnsi="Cambria Math"/>
                  <w:i/>
                </w:rPr>
              </w:ins>
            </m:ctrlPr>
          </m:sSubPr>
          <m:e>
            <m:r>
              <w:ins w:id="172" w:author="Gibran Hemani" w:date="2021-03-12T22:04:00Z">
                <w:rPr>
                  <w:rFonts w:ascii="Cambria Math" w:eastAsiaTheme="minorEastAsia" w:hAnsi="Cambria Math"/>
                </w:rPr>
                <m:t>C</m:t>
              </w:ins>
            </m:r>
          </m:e>
          <m:sub>
            <m:r>
              <w:ins w:id="173" w:author="Gibran Hemani" w:date="2021-03-12T22:04:00Z">
                <w:rPr>
                  <w:rFonts w:ascii="Cambria Math" w:eastAsiaTheme="minorEastAsia" w:hAnsi="Cambria Math"/>
                </w:rPr>
                <m:t>q,max</m:t>
              </w:ins>
            </m:r>
          </m:sub>
        </m:sSub>
      </m:oMath>
      <w:ins w:id="174" w:author="Gibran Hemani" w:date="2021-03-12T22:04:00Z">
        <w:r>
          <w:rPr>
            <w:rFonts w:eastAsiaTheme="minorEastAsia"/>
          </w:rPr>
          <w:t xml:space="preserve"> values for positive samples diluted by 10x. Bottom left: Distribution of viral load amongst positive samples in the population. Y-axis represents frequencies for arbitrarily large samples.</w:t>
        </w:r>
      </w:ins>
    </w:p>
    <w:p w14:paraId="4C11F9A6" w14:textId="77777777" w:rsidR="006B16C3" w:rsidRDefault="006B16C3" w:rsidP="006B16C3">
      <w:pPr>
        <w:rPr>
          <w:ins w:id="175" w:author="Gibran Hemani" w:date="2021-03-12T22:04:00Z"/>
        </w:rPr>
      </w:pPr>
      <w:ins w:id="176" w:author="Gibran Hemani" w:date="2021-03-12T22:04:00Z">
        <w:r>
          <w:br w:type="page"/>
        </w:r>
      </w:ins>
    </w:p>
    <w:p w14:paraId="68A33AAE" w14:textId="77777777" w:rsidR="006B16C3" w:rsidRPr="00A310E9" w:rsidRDefault="006B16C3" w:rsidP="006B16C3">
      <w:pPr>
        <w:spacing w:before="100" w:beforeAutospacing="1" w:after="100" w:afterAutospacing="1"/>
        <w:rPr>
          <w:ins w:id="177" w:author="Gibran Hemani" w:date="2021-03-12T22:04:00Z"/>
          <w:rFonts w:ascii="Times New Roman" w:eastAsia="Times New Roman" w:hAnsi="Times New Roman" w:cs="Times New Roman"/>
          <w:lang w:eastAsia="en-GB"/>
        </w:rPr>
      </w:pPr>
      <w:ins w:id="178" w:author="Gibran Hemani" w:date="2021-03-12T22:04:00Z">
        <w:r w:rsidRPr="00A310E9">
          <w:rPr>
            <w:rFonts w:ascii="Times New Roman" w:eastAsia="Times New Roman" w:hAnsi="Times New Roman" w:cs="Times New Roman"/>
            <w:noProof/>
            <w:lang w:eastAsia="en-GB"/>
          </w:rPr>
          <w:lastRenderedPageBreak/>
          <w:drawing>
            <wp:inline distT="0" distB="0" distL="0" distR="0" wp14:anchorId="69D9F7E7" wp14:editId="6A084DA7">
              <wp:extent cx="5727700" cy="4080294"/>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8104" cy="4087706"/>
                      </a:xfrm>
                      <a:prstGeom prst="rect">
                        <a:avLst/>
                      </a:prstGeom>
                      <a:noFill/>
                      <a:ln>
                        <a:noFill/>
                      </a:ln>
                    </pic:spPr>
                  </pic:pic>
                </a:graphicData>
              </a:graphic>
            </wp:inline>
          </w:drawing>
        </w:r>
      </w:ins>
    </w:p>
    <w:p w14:paraId="590F1C32" w14:textId="77777777" w:rsidR="006B16C3" w:rsidRPr="00F52E4A" w:rsidRDefault="006B16C3" w:rsidP="006B16C3">
      <w:pPr>
        <w:rPr>
          <w:ins w:id="179" w:author="Gibran Hemani" w:date="2021-03-12T22:04:00Z"/>
        </w:rPr>
      </w:pPr>
      <w:ins w:id="180" w:author="Gibran Hemani" w:date="2021-03-12T22:04:00Z">
        <w:r>
          <w:rPr>
            <w:b/>
            <w:bCs/>
          </w:rPr>
          <w:t>F</w:t>
        </w:r>
        <w:r w:rsidRPr="00E42F55">
          <w:rPr>
            <w:b/>
            <w:bCs/>
          </w:rPr>
          <w:t xml:space="preserve">igure </w:t>
        </w:r>
        <w:r>
          <w:rPr>
            <w:b/>
            <w:bCs/>
          </w:rPr>
          <w:t>3</w:t>
        </w:r>
        <w:r w:rsidRPr="00E42F55">
          <w:rPr>
            <w:b/>
            <w:bCs/>
          </w:rPr>
          <w:t>:</w:t>
        </w:r>
        <w:r>
          <w:rPr>
            <w:b/>
            <w:bCs/>
          </w:rPr>
          <w:t xml:space="preserve"> Changes in sensitivity of pooling depending on the containment scenario modelled. </w:t>
        </w:r>
        <w:r>
          <w:t xml:space="preserve">Throughout the text we use the CON-QUEST transmission event probabilities, and in this </w:t>
        </w:r>
        <w:proofErr w:type="gramStart"/>
        <w:r>
          <w:t>figure</w:t>
        </w:r>
        <w:proofErr w:type="gramEnd"/>
        <w:r>
          <w:t xml:space="preserve"> we compare the sensitivity of the pooling + follow up model from this model against two other models – a ‘high containment’ model where students are very unlikely to transmit outside of their living circle, and the ‘scs1’ model which is based on student mixing patterns surveyed outside of the pandemic context, and transmission within living circles is substantially reduced. All scenarios indicate that pooling based on living circles outperforms random pooling.</w:t>
        </w:r>
      </w:ins>
    </w:p>
    <w:p w14:paraId="33B99516" w14:textId="77777777" w:rsidR="006B16C3" w:rsidRPr="00A310E9" w:rsidRDefault="006B16C3" w:rsidP="006B16C3">
      <w:pPr>
        <w:pStyle w:val="NormalWeb"/>
        <w:rPr>
          <w:ins w:id="181" w:author="Gibran Hemani" w:date="2021-03-12T22:04:00Z"/>
        </w:rPr>
      </w:pPr>
      <w:ins w:id="182" w:author="Gibran Hemani" w:date="2021-03-12T22:04:00Z">
        <w:r>
          <w:br w:type="page"/>
        </w:r>
      </w:ins>
    </w:p>
    <w:p w14:paraId="71994E8C" w14:textId="77777777" w:rsidR="006B16C3" w:rsidRPr="00DB6EC7" w:rsidRDefault="006B16C3" w:rsidP="006B16C3">
      <w:pPr>
        <w:spacing w:before="100" w:beforeAutospacing="1" w:after="100" w:afterAutospacing="1"/>
        <w:rPr>
          <w:ins w:id="183" w:author="Gibran Hemani" w:date="2021-03-12T22:04:00Z"/>
          <w:rFonts w:ascii="Times New Roman" w:eastAsia="Times New Roman" w:hAnsi="Times New Roman" w:cs="Times New Roman"/>
          <w:lang w:eastAsia="en-GB"/>
        </w:rPr>
      </w:pPr>
      <w:ins w:id="184" w:author="Gibran Hemani" w:date="2021-03-12T22:04:00Z">
        <w:r w:rsidRPr="00DB6EC7">
          <w:rPr>
            <w:rFonts w:ascii="Times New Roman" w:eastAsia="Times New Roman" w:hAnsi="Times New Roman" w:cs="Times New Roman"/>
            <w:noProof/>
            <w:lang w:eastAsia="en-GB"/>
          </w:rPr>
          <w:lastRenderedPageBreak/>
          <w:drawing>
            <wp:inline distT="0" distB="0" distL="0" distR="0" wp14:anchorId="5B97FFB8" wp14:editId="713A1FF1">
              <wp:extent cx="5727700" cy="3933645"/>
              <wp:effectExtent l="0" t="0" r="0" b="381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7193" cy="3940165"/>
                      </a:xfrm>
                      <a:prstGeom prst="rect">
                        <a:avLst/>
                      </a:prstGeom>
                      <a:noFill/>
                      <a:ln>
                        <a:noFill/>
                      </a:ln>
                    </pic:spPr>
                  </pic:pic>
                </a:graphicData>
              </a:graphic>
            </wp:inline>
          </w:drawing>
        </w:r>
      </w:ins>
    </w:p>
    <w:p w14:paraId="21673DBB" w14:textId="77777777" w:rsidR="006B16C3" w:rsidRPr="00DC060D" w:rsidRDefault="006B16C3" w:rsidP="006B16C3">
      <w:pPr>
        <w:rPr>
          <w:ins w:id="185" w:author="Gibran Hemani" w:date="2021-03-12T22:04:00Z"/>
          <w:rFonts w:eastAsiaTheme="minorEastAsia"/>
        </w:rPr>
      </w:pPr>
      <w:ins w:id="186" w:author="Gibran Hemani" w:date="2021-03-12T22:04:00Z">
        <w:r>
          <w:rPr>
            <w:rFonts w:eastAsiaTheme="minorEastAsia"/>
            <w:b/>
            <w:bCs/>
          </w:rPr>
          <w:t>F</w:t>
        </w:r>
        <w:r w:rsidRPr="00DB1A0D">
          <w:rPr>
            <w:rFonts w:eastAsiaTheme="minorEastAsia"/>
            <w:b/>
            <w:bCs/>
          </w:rPr>
          <w:t>igure 4:</w:t>
        </w:r>
        <w:r w:rsidRPr="00D85A05">
          <w:rPr>
            <w:rFonts w:eastAsiaTheme="minorEastAsia"/>
          </w:rPr>
          <w:t xml:space="preserve"> Relationship between RT-qPCR </w:t>
        </w:r>
      </w:ins>
      <m:oMath>
        <m:sSub>
          <m:sSubPr>
            <m:ctrlPr>
              <w:ins w:id="187" w:author="Gibran Hemani" w:date="2021-03-12T22:04:00Z">
                <w:rPr>
                  <w:rFonts w:ascii="Cambria Math" w:eastAsiaTheme="minorEastAsia" w:hAnsi="Cambria Math"/>
                  <w:i/>
                </w:rPr>
              </w:ins>
            </m:ctrlPr>
          </m:sSubPr>
          <m:e>
            <m:r>
              <w:ins w:id="188" w:author="Gibran Hemani" w:date="2021-03-12T22:04:00Z">
                <w:rPr>
                  <w:rFonts w:ascii="Cambria Math" w:eastAsiaTheme="minorEastAsia" w:hAnsi="Cambria Math"/>
                </w:rPr>
                <m:t>C</m:t>
              </w:ins>
            </m:r>
          </m:e>
          <m:sub>
            <m:r>
              <w:ins w:id="189" w:author="Gibran Hemani" w:date="2021-03-12T22:04:00Z">
                <w:rPr>
                  <w:rFonts w:ascii="Cambria Math" w:eastAsiaTheme="minorEastAsia" w:hAnsi="Cambria Math"/>
                </w:rPr>
                <m:t>q</m:t>
              </w:ins>
            </m:r>
          </m:sub>
        </m:sSub>
      </m:oMath>
      <w:ins w:id="190" w:author="Gibran Hemani" w:date="2021-03-12T22:04:00Z">
        <w:r w:rsidRPr="00D85A05">
          <w:rPr>
            <w:rFonts w:eastAsiaTheme="minorEastAsia"/>
          </w:rPr>
          <w:t xml:space="preserve"> value and the LFD sensitivity. </w:t>
        </w:r>
        <w:r>
          <w:rPr>
            <w:rFonts w:eastAsiaTheme="minorEastAsia"/>
          </w:rPr>
          <w:t xml:space="preserve">Red points are taken from figure 2 of the </w:t>
        </w:r>
        <w:r w:rsidRPr="00D660D9">
          <w:rPr>
            <w:rFonts w:eastAsiaTheme="minorEastAsia"/>
          </w:rPr>
          <w:t xml:space="preserve">Joint PHE </w:t>
        </w:r>
        <w:proofErr w:type="spellStart"/>
        <w:r w:rsidRPr="00D660D9">
          <w:rPr>
            <w:rFonts w:eastAsiaTheme="minorEastAsia"/>
          </w:rPr>
          <w:t>Porton</w:t>
        </w:r>
        <w:proofErr w:type="spellEnd"/>
        <w:r w:rsidRPr="00D660D9">
          <w:rPr>
            <w:rFonts w:eastAsiaTheme="minorEastAsia"/>
          </w:rPr>
          <w:t xml:space="preserve"> Down &amp; University of Oxford SARS-CoV-2 test development and validation cell</w:t>
        </w:r>
        <w:r>
          <w:rPr>
            <w:rFonts w:eastAsiaTheme="minorEastAsia"/>
          </w:rPr>
          <w:t xml:space="preserve"> rapid evaluation of the LFD. Sigmoid curve is an interpolation against these points.</w:t>
        </w:r>
      </w:ins>
    </w:p>
    <w:p w14:paraId="10B805EE" w14:textId="77777777" w:rsidR="006B16C3" w:rsidRPr="00812B5E" w:rsidRDefault="006B16C3" w:rsidP="006B16C3">
      <w:pPr>
        <w:spacing w:before="100" w:beforeAutospacing="1" w:after="100" w:afterAutospacing="1"/>
        <w:rPr>
          <w:ins w:id="191" w:author="Gibran Hemani" w:date="2021-03-12T22:04:00Z"/>
          <w:rFonts w:ascii="Times New Roman" w:eastAsia="Times New Roman" w:hAnsi="Times New Roman" w:cs="Times New Roman"/>
          <w:lang w:eastAsia="en-GB"/>
        </w:rPr>
      </w:pPr>
    </w:p>
    <w:p w14:paraId="5C5F7938" w14:textId="77777777" w:rsidR="006B16C3" w:rsidRDefault="006B16C3"/>
    <w:p w14:paraId="7C123B5A" w14:textId="77777777" w:rsidR="000369BE" w:rsidRDefault="2BA35ABC" w:rsidP="000369BE">
      <w:pPr>
        <w:pStyle w:val="NormalWeb"/>
      </w:pPr>
      <w:r>
        <w:rPr>
          <w:noProof/>
        </w:rPr>
        <w:lastRenderedPageBreak/>
        <w:drawing>
          <wp:inline distT="0" distB="0" distL="0" distR="0" wp14:anchorId="4671CFBF" wp14:editId="16B1D849">
            <wp:extent cx="5749098" cy="4078218"/>
            <wp:effectExtent l="0" t="0" r="4445"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749098" cy="4078218"/>
                    </a:xfrm>
                    <a:prstGeom prst="rect">
                      <a:avLst/>
                    </a:prstGeom>
                  </pic:spPr>
                </pic:pic>
              </a:graphicData>
            </a:graphic>
          </wp:inline>
        </w:drawing>
      </w:r>
    </w:p>
    <w:p w14:paraId="627BE7A0" w14:textId="5FD7C6BC" w:rsidR="000369BE" w:rsidRPr="00D7630F" w:rsidRDefault="000369BE" w:rsidP="000369BE">
      <w:r w:rsidRPr="002E053E">
        <w:rPr>
          <w:b/>
          <w:bCs/>
        </w:rPr>
        <w:t xml:space="preserve">Figure </w:t>
      </w:r>
      <w:ins w:id="192" w:author="Gibran Hemani" w:date="2021-03-12T22:04:00Z">
        <w:r w:rsidR="006B16C3">
          <w:rPr>
            <w:b/>
            <w:bCs/>
          </w:rPr>
          <w:t>5</w:t>
        </w:r>
      </w:ins>
      <w:del w:id="193" w:author="Gibran Hemani" w:date="2021-03-12T22:04:00Z">
        <w:r w:rsidRPr="002E053E" w:rsidDel="006B16C3">
          <w:rPr>
            <w:b/>
            <w:bCs/>
          </w:rPr>
          <w:delText>1</w:delText>
        </w:r>
      </w:del>
      <w:r>
        <w:rPr>
          <w:b/>
          <w:bCs/>
        </w:rPr>
        <w:t>: Comparison of number of tests required across different RT-qPCR strategies</w:t>
      </w:r>
      <w:r>
        <w:t>. The x-axis represents the pool size, with a value of 1 corresponding to a test per individual. The y-axis represents the number of tests to be performed. Rows of boxes represent the starting prevalence before transmission occurs, and columns of boxes represent the degree of transmission in terms of reproduction number (R).</w:t>
      </w:r>
    </w:p>
    <w:p w14:paraId="24DE37DF" w14:textId="65A3F59F" w:rsidR="000369BE" w:rsidRDefault="000369BE">
      <w:r>
        <w:br w:type="page"/>
      </w:r>
    </w:p>
    <w:p w14:paraId="19962BC7" w14:textId="451259C0" w:rsidR="00BA6FD7" w:rsidRDefault="0636A582" w:rsidP="00BA6FD7">
      <w:pPr>
        <w:pStyle w:val="NormalWeb"/>
      </w:pPr>
      <w:r>
        <w:rPr>
          <w:noProof/>
        </w:rPr>
        <w:lastRenderedPageBreak/>
        <w:drawing>
          <wp:inline distT="0" distB="0" distL="0" distR="0" wp14:anchorId="506BE8D9" wp14:editId="4445393D">
            <wp:extent cx="6542239" cy="4986068"/>
            <wp:effectExtent l="0" t="0" r="0" b="5080"/>
            <wp:docPr id="1" name="Picture 1"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542239" cy="4986068"/>
                    </a:xfrm>
                    <a:prstGeom prst="rect">
                      <a:avLst/>
                    </a:prstGeom>
                  </pic:spPr>
                </pic:pic>
              </a:graphicData>
            </a:graphic>
          </wp:inline>
        </w:drawing>
      </w:r>
    </w:p>
    <w:p w14:paraId="0E341673" w14:textId="5FC96A83" w:rsidR="000369BE" w:rsidRDefault="000369BE" w:rsidP="000369BE">
      <w:pPr>
        <w:pStyle w:val="NormalWeb"/>
      </w:pPr>
    </w:p>
    <w:p w14:paraId="7F4DE169" w14:textId="73EFF88E" w:rsidR="000369BE" w:rsidRDefault="000369BE" w:rsidP="000369BE">
      <w:r w:rsidRPr="5A044BBB">
        <w:rPr>
          <w:b/>
          <w:bCs/>
        </w:rPr>
        <w:t xml:space="preserve">Figure </w:t>
      </w:r>
      <w:ins w:id="194" w:author="Gibran Hemani" w:date="2021-03-12T22:04:00Z">
        <w:r w:rsidR="006B16C3">
          <w:rPr>
            <w:b/>
            <w:bCs/>
          </w:rPr>
          <w:t>6</w:t>
        </w:r>
      </w:ins>
      <w:del w:id="195" w:author="Gibran Hemani" w:date="2021-03-12T22:04:00Z">
        <w:r w:rsidRPr="5A044BBB" w:rsidDel="006B16C3">
          <w:rPr>
            <w:b/>
            <w:bCs/>
          </w:rPr>
          <w:delText>2</w:delText>
        </w:r>
      </w:del>
      <w:r w:rsidRPr="5A044BBB">
        <w:rPr>
          <w:b/>
          <w:bCs/>
        </w:rPr>
        <w:t>: Comparison of test sensitivity across different testing strategies.</w:t>
      </w:r>
      <w:r>
        <w:t xml:space="preserve"> The x-axis represents the pool size. Horizontal lines represent different individual-based testing approaches. The y-axis represents the sensitivity, defined as the proportion of infected individuals who are detected as positive. Rows of boxes represent the starting prevalence before transmission occurs, and columns of boxes represent the degree of transmission in terms of reproduction number (R).</w:t>
      </w:r>
    </w:p>
    <w:p w14:paraId="520F52BC" w14:textId="77777777" w:rsidR="000369BE" w:rsidRDefault="000369BE">
      <w:r>
        <w:br w:type="page"/>
      </w:r>
    </w:p>
    <w:p w14:paraId="0416FDEF" w14:textId="57437C25" w:rsidR="00BE393C" w:rsidRDefault="3341A212" w:rsidP="00BE393C">
      <w:r>
        <w:rPr>
          <w:noProof/>
        </w:rPr>
        <w:lastRenderedPageBreak/>
        <w:drawing>
          <wp:inline distT="0" distB="0" distL="0" distR="0" wp14:anchorId="257764C3" wp14:editId="04FFE712">
            <wp:extent cx="6672715" cy="499469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6672715" cy="4994695"/>
                    </a:xfrm>
                    <a:prstGeom prst="rect">
                      <a:avLst/>
                    </a:prstGeom>
                  </pic:spPr>
                </pic:pic>
              </a:graphicData>
            </a:graphic>
          </wp:inline>
        </w:drawing>
      </w:r>
    </w:p>
    <w:p w14:paraId="30E5E14C" w14:textId="3B6C535B" w:rsidR="000369BE" w:rsidRDefault="000369BE" w:rsidP="000369BE"/>
    <w:p w14:paraId="7E00E2C5" w14:textId="77777777" w:rsidR="000369BE" w:rsidRDefault="000369BE" w:rsidP="000369BE"/>
    <w:p w14:paraId="03088852" w14:textId="581F4CC1" w:rsidR="000369BE" w:rsidRDefault="000369BE" w:rsidP="000369BE">
      <w:r w:rsidRPr="208686BD">
        <w:rPr>
          <w:b/>
          <w:bCs/>
        </w:rPr>
        <w:t xml:space="preserve">Figure </w:t>
      </w:r>
      <w:ins w:id="196" w:author="Gibran Hemani" w:date="2021-03-12T22:04:00Z">
        <w:r w:rsidR="006B16C3">
          <w:rPr>
            <w:b/>
            <w:bCs/>
          </w:rPr>
          <w:t>7</w:t>
        </w:r>
      </w:ins>
      <w:del w:id="197" w:author="Gibran Hemani" w:date="2021-03-12T22:04:00Z">
        <w:r w:rsidRPr="208686BD" w:rsidDel="006B16C3">
          <w:rPr>
            <w:b/>
            <w:bCs/>
          </w:rPr>
          <w:delText>3</w:delText>
        </w:r>
      </w:del>
      <w:r w:rsidRPr="208686BD">
        <w:rPr>
          <w:b/>
          <w:bCs/>
        </w:rPr>
        <w:t>: Comparison of cost per test effectiveness (in terms of positive predictive value) across different testing strategies.</w:t>
      </w:r>
      <w:r>
        <w:t xml:space="preserve"> The x-axis represents the pool size. Horizontal lines represent different individual-based testing approaches. The y-axis represents the cost per positive predictive value (PPV) achieved. Rows of boxes represent the starting prevalence before transmission occurs, and columns of boxes represent the degree of transmission in terms of reproduction number (R).</w:t>
      </w:r>
    </w:p>
    <w:p w14:paraId="17DA8657" w14:textId="77777777" w:rsidR="000369BE" w:rsidRPr="00D7630F" w:rsidRDefault="000369BE" w:rsidP="000369BE"/>
    <w:p w14:paraId="5E12B199" w14:textId="54E81B04" w:rsidR="000369BE" w:rsidRDefault="000369BE">
      <w:r>
        <w:br w:type="page"/>
      </w:r>
    </w:p>
    <w:p w14:paraId="2D228893" w14:textId="06BFA3A9" w:rsidR="00CC1758" w:rsidRDefault="2225A1BE" w:rsidP="00CC1758">
      <w:pPr>
        <w:pStyle w:val="NormalWeb"/>
      </w:pPr>
      <w:r>
        <w:rPr>
          <w:noProof/>
        </w:rPr>
        <w:lastRenderedPageBreak/>
        <w:drawing>
          <wp:inline distT="0" distB="0" distL="0" distR="0" wp14:anchorId="17BC0536" wp14:editId="1A9E8E58">
            <wp:extent cx="6684534" cy="4339087"/>
            <wp:effectExtent l="0" t="0" r="0" b="444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6684534" cy="4339087"/>
                    </a:xfrm>
                    <a:prstGeom prst="rect">
                      <a:avLst/>
                    </a:prstGeom>
                  </pic:spPr>
                </pic:pic>
              </a:graphicData>
            </a:graphic>
          </wp:inline>
        </w:drawing>
      </w:r>
    </w:p>
    <w:p w14:paraId="1D15DC6F" w14:textId="12F9B4DB" w:rsidR="000369BE" w:rsidRDefault="000369BE" w:rsidP="000369BE">
      <w:pPr>
        <w:pStyle w:val="NormalWeb"/>
      </w:pPr>
    </w:p>
    <w:p w14:paraId="6D3AE4D0" w14:textId="43D07AFA" w:rsidR="000369BE" w:rsidRPr="00A16E9C" w:rsidRDefault="000369BE" w:rsidP="000369BE">
      <w:r w:rsidRPr="002E053E">
        <w:rPr>
          <w:b/>
          <w:bCs/>
        </w:rPr>
        <w:t xml:space="preserve">Figure </w:t>
      </w:r>
      <w:ins w:id="198" w:author="Gibran Hemani" w:date="2021-03-12T22:04:00Z">
        <w:r w:rsidR="006B16C3">
          <w:rPr>
            <w:b/>
            <w:bCs/>
          </w:rPr>
          <w:t>8</w:t>
        </w:r>
      </w:ins>
      <w:del w:id="199" w:author="Gibran Hemani" w:date="2021-03-12T22:04:00Z">
        <w:r w:rsidRPr="002E053E" w:rsidDel="006B16C3">
          <w:rPr>
            <w:b/>
            <w:bCs/>
          </w:rPr>
          <w:delText>4</w:delText>
        </w:r>
      </w:del>
      <w:r w:rsidRPr="002E053E">
        <w:rPr>
          <w:b/>
          <w:bCs/>
        </w:rPr>
        <w:t>: Comparison of prevalence estimates across testing strategies</w:t>
      </w:r>
      <w:r>
        <w:rPr>
          <w:b/>
          <w:bCs/>
        </w:rPr>
        <w:t>.</w:t>
      </w:r>
      <w:r>
        <w:t xml:space="preserve"> Each plot represents a different testing strategy, the x-axes represent the true prevalence at the time of sampling, and the y axes represent the prevalence estimated by that testing strategy. For the pooled PCR strategy, it is assumed that everyone within the pool is positive.</w:t>
      </w:r>
    </w:p>
    <w:p w14:paraId="67615C11" w14:textId="77777777" w:rsidR="00880A81" w:rsidRDefault="00880A81" w:rsidP="005028CA">
      <w:pPr>
        <w:widowControl w:val="0"/>
        <w:autoSpaceDE w:val="0"/>
        <w:autoSpaceDN w:val="0"/>
        <w:adjustRightInd w:val="0"/>
        <w:ind w:left="640" w:hanging="640"/>
      </w:pPr>
    </w:p>
    <w:sectPr w:rsidR="00880A81" w:rsidSect="005212CE">
      <w:footerReference w:type="default" r:id="rId25"/>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 w:author="Theil, Florence" w:date="2021-02-23T09:46:00Z" w:initials="TF">
    <w:p w14:paraId="475224F0" w14:textId="256BB5A0" w:rsidR="0074612A" w:rsidRDefault="0074612A">
      <w:pPr>
        <w:pStyle w:val="CommentText"/>
      </w:pPr>
      <w:r>
        <w:rPr>
          <w:rStyle w:val="CommentReference"/>
        </w:rPr>
        <w:annotationRef/>
      </w:r>
      <w:r>
        <w:t>Please note we do not include supplementary material. We have no limit on the number of tables/figures you may include in the manuscript so these can either be kept in the manuscript (</w:t>
      </w:r>
      <w:r w:rsidR="007631C7">
        <w:t>if so, please renumber as appropriate) or upload as extended data. Please see email.</w:t>
      </w:r>
    </w:p>
  </w:comment>
  <w:comment w:id="69" w:author="Theil, Florence" w:date="2021-02-23T10:20:00Z" w:initials="TF">
    <w:p w14:paraId="63011745" w14:textId="2158A5DB" w:rsidR="00E06F1E" w:rsidRDefault="00E06F1E">
      <w:pPr>
        <w:pStyle w:val="CommentText"/>
      </w:pPr>
      <w:r>
        <w:rPr>
          <w:rStyle w:val="CommentReference"/>
        </w:rPr>
        <w:annotationRef/>
      </w:r>
      <w:r>
        <w:t>Please complete this section (see email).</w:t>
      </w:r>
    </w:p>
  </w:comment>
  <w:comment w:id="73" w:author="Theil, Florence" w:date="2021-02-23T10:20:00Z" w:initials="TF">
    <w:p w14:paraId="60DF97AD" w14:textId="7A671143" w:rsidR="00E06F1E" w:rsidRDefault="00E06F1E">
      <w:pPr>
        <w:pStyle w:val="CommentText"/>
      </w:pPr>
      <w:r>
        <w:rPr>
          <w:rStyle w:val="CommentReference"/>
        </w:rPr>
        <w:annotationRef/>
      </w:r>
      <w:r>
        <w:t xml:space="preserve">Please state </w:t>
      </w:r>
      <w:r w:rsidR="001F0EAF">
        <w:t xml:space="preserve">here </w:t>
      </w:r>
      <w:r>
        <w:t>ho</w:t>
      </w:r>
      <w:r w:rsidR="00705753">
        <w:t xml:space="preserve">w readers can access </w:t>
      </w:r>
      <w:r w:rsidR="00782B67">
        <w:t>the data used in this study.</w:t>
      </w:r>
    </w:p>
  </w:comment>
  <w:comment w:id="96" w:author="Theil, Florence" w:date="2021-02-23T10:23:00Z" w:initials="TF">
    <w:p w14:paraId="7FE23AD3" w14:textId="085971FD" w:rsidR="00C10CCC" w:rsidRDefault="00C10CCC">
      <w:pPr>
        <w:pStyle w:val="CommentText"/>
      </w:pPr>
      <w:r>
        <w:rPr>
          <w:rStyle w:val="CommentReference"/>
        </w:rPr>
        <w:annotationRef/>
      </w:r>
      <w:r>
        <w:t>If you want to upload your supplementary figures as extended data, please provide the DOI to the repository here.</w:t>
      </w:r>
    </w:p>
  </w:comment>
  <w:comment w:id="108" w:author="Theil, Florence" w:date="2021-02-23T10:22:00Z" w:initials="TF">
    <w:p w14:paraId="2191CE42" w14:textId="0599FF42" w:rsidR="00C10CCC" w:rsidRDefault="00C10CCC">
      <w:pPr>
        <w:pStyle w:val="CommentText"/>
      </w:pPr>
      <w:r>
        <w:rPr>
          <w:rStyle w:val="CommentReference"/>
        </w:rPr>
        <w:annotationRef/>
      </w:r>
      <w:r>
        <w:t>Please complete this section.</w:t>
      </w:r>
    </w:p>
  </w:comment>
  <w:comment w:id="122" w:author="Theil, Florence" w:date="2021-02-23T10:22:00Z" w:initials="TF">
    <w:p w14:paraId="1448421C" w14:textId="41968AB4" w:rsidR="004B3AEB" w:rsidRDefault="004B3AEB">
      <w:pPr>
        <w:pStyle w:val="CommentText"/>
      </w:pPr>
      <w:r>
        <w:rPr>
          <w:rStyle w:val="CommentReference"/>
        </w:rPr>
        <w:annotationRef/>
      </w:r>
      <w:r w:rsidR="00C10CCC">
        <w:t xml:space="preserve">Please archive your code on </w:t>
      </w:r>
      <w:proofErr w:type="spellStart"/>
      <w:r w:rsidR="00C10CCC">
        <w:t>Zenodo</w:t>
      </w:r>
      <w:proofErr w:type="spellEnd"/>
      <w:r w:rsidR="00C10CCC">
        <w:t xml:space="preserve"> and provide the DOI here.</w:t>
      </w:r>
    </w:p>
  </w:comment>
  <w:comment w:id="136" w:author="Theil, Florence" w:date="2021-02-23T10:34:00Z" w:initials="TF">
    <w:p w14:paraId="5C64A1D6" w14:textId="588880E3" w:rsidR="00AD7499" w:rsidRDefault="00AD7499">
      <w:pPr>
        <w:pStyle w:val="CommentText"/>
      </w:pPr>
      <w:r>
        <w:rPr>
          <w:rStyle w:val="CommentReference"/>
        </w:rPr>
        <w:annotationRef/>
      </w:r>
      <w:r>
        <w:t>Please confirm this person has consented to be named in the manuscript.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5224F0" w15:done="0"/>
  <w15:commentEx w15:paraId="63011745" w15:done="0"/>
  <w15:commentEx w15:paraId="60DF97AD" w15:done="0"/>
  <w15:commentEx w15:paraId="7FE23AD3" w15:done="0"/>
  <w15:commentEx w15:paraId="2191CE42" w15:done="0"/>
  <w15:commentEx w15:paraId="1448421C" w15:done="0"/>
  <w15:commentEx w15:paraId="5C64A1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F4D59" w16cex:dateUtc="2021-02-23T09:46:00Z"/>
  <w16cex:commentExtensible w16cex:durableId="23DF5555" w16cex:dateUtc="2021-02-23T10:20:00Z"/>
  <w16cex:commentExtensible w16cex:durableId="23DF5564" w16cex:dateUtc="2021-02-23T10:20:00Z"/>
  <w16cex:commentExtensible w16cex:durableId="23DF560D" w16cex:dateUtc="2021-02-23T10:23:00Z"/>
  <w16cex:commentExtensible w16cex:durableId="23DF5600" w16cex:dateUtc="2021-02-23T10:22:00Z"/>
  <w16cex:commentExtensible w16cex:durableId="23DF55E2" w16cex:dateUtc="2021-02-23T10:22:00Z"/>
  <w16cex:commentExtensible w16cex:durableId="23DF5898" w16cex:dateUtc="2021-02-23T1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5224F0" w16cid:durableId="23DF4D59"/>
  <w16cid:commentId w16cid:paraId="63011745" w16cid:durableId="23DF5555"/>
  <w16cid:commentId w16cid:paraId="60DF97AD" w16cid:durableId="23DF5564"/>
  <w16cid:commentId w16cid:paraId="7FE23AD3" w16cid:durableId="23DF560D"/>
  <w16cid:commentId w16cid:paraId="2191CE42" w16cid:durableId="23DF5600"/>
  <w16cid:commentId w16cid:paraId="1448421C" w16cid:durableId="23DF55E2"/>
  <w16cid:commentId w16cid:paraId="5C64A1D6" w16cid:durableId="23DF5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A7535F" w14:textId="77777777" w:rsidR="00FF4237" w:rsidRDefault="00FF4237" w:rsidP="00A07CE2">
      <w:r>
        <w:separator/>
      </w:r>
    </w:p>
  </w:endnote>
  <w:endnote w:type="continuationSeparator" w:id="0">
    <w:p w14:paraId="09B69699" w14:textId="77777777" w:rsidR="00FF4237" w:rsidRDefault="00FF4237" w:rsidP="00A07CE2">
      <w:r>
        <w:continuationSeparator/>
      </w:r>
    </w:p>
  </w:endnote>
  <w:endnote w:type="continuationNotice" w:id="1">
    <w:p w14:paraId="1756BBC1" w14:textId="77777777" w:rsidR="00FF4237" w:rsidRDefault="00FF42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Rockwell">
    <w:panose1 w:val="02060603020205020403"/>
    <w:charset w:val="4D"/>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32596" w14:textId="5CAAF3FB" w:rsidR="00235095" w:rsidRDefault="00235095">
    <w:pPr>
      <w:pStyle w:val="Footer"/>
    </w:pPr>
    <w:r>
      <w:rPr>
        <w:noProof/>
      </w:rPr>
      <mc:AlternateContent>
        <mc:Choice Requires="wps">
          <w:drawing>
            <wp:anchor distT="0" distB="0" distL="114300" distR="114300" simplePos="0" relativeHeight="251659264" behindDoc="0" locked="0" layoutInCell="0" allowOverlap="1" wp14:anchorId="255EC79E" wp14:editId="1A835A1C">
              <wp:simplePos x="0" y="0"/>
              <wp:positionH relativeFrom="page">
                <wp:posOffset>0</wp:posOffset>
              </wp:positionH>
              <wp:positionV relativeFrom="page">
                <wp:posOffset>10236200</wp:posOffset>
              </wp:positionV>
              <wp:extent cx="7556500" cy="266700"/>
              <wp:effectExtent l="0" t="0" r="0" b="0"/>
              <wp:wrapNone/>
              <wp:docPr id="4" name="MSIPCM043b45139662caa64ff5f654" descr="{&quot;HashCode&quot;:-1348403003,&quot;Height&quot;:842.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565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54D8AD3" w14:textId="5967BE49" w:rsidR="00235095" w:rsidRPr="00235095" w:rsidRDefault="00235095" w:rsidP="00235095">
                          <w:pPr>
                            <w:rPr>
                              <w:rFonts w:ascii="Rockwell" w:hAnsi="Rockwell"/>
                              <w:color w:val="0078D7"/>
                              <w:sz w:val="18"/>
                            </w:rPr>
                          </w:pPr>
                          <w:r w:rsidRPr="00235095">
                            <w:rPr>
                              <w:rFonts w:ascii="Rockwell" w:hAnsi="Rockwell"/>
                              <w:color w:val="0078D7"/>
                              <w:sz w:val="18"/>
                            </w:rPr>
                            <w:t>Information Classification: 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255EC79E" id="_x0000_t202" coordsize="21600,21600" o:spt="202" path="m,l,21600r21600,l21600,xe">
              <v:stroke joinstyle="miter"/>
              <v:path gradientshapeok="t" o:connecttype="rect"/>
            </v:shapetype>
            <v:shape id="MSIPCM043b45139662caa64ff5f654" o:spid="_x0000_s1026" type="#_x0000_t202" alt="{&quot;HashCode&quot;:-1348403003,&quot;Height&quot;:842.0,&quot;Width&quot;:595.0,&quot;Placement&quot;:&quot;Footer&quot;,&quot;Index&quot;:&quot;Primary&quot;,&quot;Section&quot;:1,&quot;Top&quot;:0.0,&quot;Left&quot;:0.0}" style="position:absolute;margin-left:0;margin-top:806pt;width:59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" o:allowincell="f" filled="f" stroked="f" strokeweight=".5pt">
              <v:textbox inset="20pt,0,,0">
                <w:txbxContent>
                  <w:p w14:paraId="654D8AD3" w14:textId="5967BE49" w:rsidR="00235095" w:rsidRPr="00235095" w:rsidRDefault="00235095" w:rsidP="00235095">
                    <w:pPr>
                      <w:rPr>
                        <w:rFonts w:ascii="Rockwell" w:hAnsi="Rockwell"/>
                        <w:color w:val="0078D7"/>
                        <w:sz w:val="18"/>
                      </w:rPr>
                    </w:pPr>
                    <w:r w:rsidRPr="00235095">
                      <w:rPr>
                        <w:rFonts w:ascii="Rockwell" w:hAnsi="Rockwell"/>
                        <w:color w:val="0078D7"/>
                        <w:sz w:val="18"/>
                      </w:rPr>
                      <w:t>Information Classification: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7F4DA3" w14:textId="77777777" w:rsidR="00FF4237" w:rsidRDefault="00FF4237" w:rsidP="00A07CE2">
      <w:r>
        <w:separator/>
      </w:r>
    </w:p>
  </w:footnote>
  <w:footnote w:type="continuationSeparator" w:id="0">
    <w:p w14:paraId="5BC0A909" w14:textId="77777777" w:rsidR="00FF4237" w:rsidRDefault="00FF4237" w:rsidP="00A07CE2">
      <w:r>
        <w:continuationSeparator/>
      </w:r>
    </w:p>
  </w:footnote>
  <w:footnote w:type="continuationNotice" w:id="1">
    <w:p w14:paraId="6A8FE7ED" w14:textId="77777777" w:rsidR="00FF4237" w:rsidRDefault="00FF423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FFB"/>
    <w:multiLevelType w:val="hybridMultilevel"/>
    <w:tmpl w:val="E04A10DC"/>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B1A7B9A"/>
    <w:multiLevelType w:val="hybridMultilevel"/>
    <w:tmpl w:val="16BEB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445F1F"/>
    <w:multiLevelType w:val="hybridMultilevel"/>
    <w:tmpl w:val="A5E0F698"/>
    <w:lvl w:ilvl="0" w:tplc="FFFFFFFF">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7406E0"/>
    <w:multiLevelType w:val="hybridMultilevel"/>
    <w:tmpl w:val="103E62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AF73598"/>
    <w:multiLevelType w:val="hybridMultilevel"/>
    <w:tmpl w:val="23189DEE"/>
    <w:lvl w:ilvl="0" w:tplc="D9401E1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8790763"/>
    <w:multiLevelType w:val="hybridMultilevel"/>
    <w:tmpl w:val="1CEA8F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 w:numId="5">
    <w:abstractNumId w:val="5"/>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eil, Florence">
    <w15:presenceInfo w15:providerId="AD" w15:userId="S::Florence.Theil@informa.com::00ebc5d4-accd-4ca4-a04a-dd49ef9da378"/>
  </w15:person>
  <w15:person w15:author="Gibran Hemani">
    <w15:presenceInfo w15:providerId="AD" w15:userId="S::gh13047@bristol.ac.uk::7efd33cf-a783-440c-ab4a-db565865b2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E32"/>
    <w:rsid w:val="000006F5"/>
    <w:rsid w:val="00000CB6"/>
    <w:rsid w:val="00000D0C"/>
    <w:rsid w:val="000022CB"/>
    <w:rsid w:val="000033EE"/>
    <w:rsid w:val="00004AC9"/>
    <w:rsid w:val="00010053"/>
    <w:rsid w:val="00014497"/>
    <w:rsid w:val="0001458E"/>
    <w:rsid w:val="00020C4C"/>
    <w:rsid w:val="00021C89"/>
    <w:rsid w:val="00021F65"/>
    <w:rsid w:val="00023AFD"/>
    <w:rsid w:val="000242D9"/>
    <w:rsid w:val="00024D9C"/>
    <w:rsid w:val="000254E2"/>
    <w:rsid w:val="00025C83"/>
    <w:rsid w:val="00026D37"/>
    <w:rsid w:val="00027492"/>
    <w:rsid w:val="00030214"/>
    <w:rsid w:val="000304CD"/>
    <w:rsid w:val="00031D72"/>
    <w:rsid w:val="00033D7D"/>
    <w:rsid w:val="00035387"/>
    <w:rsid w:val="00035D47"/>
    <w:rsid w:val="000369BE"/>
    <w:rsid w:val="00037A88"/>
    <w:rsid w:val="000404C6"/>
    <w:rsid w:val="000410E9"/>
    <w:rsid w:val="000427C4"/>
    <w:rsid w:val="00042EF3"/>
    <w:rsid w:val="00043462"/>
    <w:rsid w:val="00043C5D"/>
    <w:rsid w:val="00044D24"/>
    <w:rsid w:val="00047A60"/>
    <w:rsid w:val="00050125"/>
    <w:rsid w:val="00051DFC"/>
    <w:rsid w:val="00051E98"/>
    <w:rsid w:val="0005353A"/>
    <w:rsid w:val="00054BF7"/>
    <w:rsid w:val="00055337"/>
    <w:rsid w:val="0005606F"/>
    <w:rsid w:val="000574D3"/>
    <w:rsid w:val="00057620"/>
    <w:rsid w:val="00060185"/>
    <w:rsid w:val="00060289"/>
    <w:rsid w:val="00060BBE"/>
    <w:rsid w:val="0006261F"/>
    <w:rsid w:val="00062CF9"/>
    <w:rsid w:val="00063265"/>
    <w:rsid w:val="00063838"/>
    <w:rsid w:val="00063A78"/>
    <w:rsid w:val="00067900"/>
    <w:rsid w:val="00067EEE"/>
    <w:rsid w:val="00070BEA"/>
    <w:rsid w:val="00074558"/>
    <w:rsid w:val="00075137"/>
    <w:rsid w:val="000761AD"/>
    <w:rsid w:val="00076833"/>
    <w:rsid w:val="000800DC"/>
    <w:rsid w:val="0008138C"/>
    <w:rsid w:val="000819B5"/>
    <w:rsid w:val="00085AD3"/>
    <w:rsid w:val="000860F0"/>
    <w:rsid w:val="00086DCB"/>
    <w:rsid w:val="0009192E"/>
    <w:rsid w:val="000928BC"/>
    <w:rsid w:val="0009368F"/>
    <w:rsid w:val="00094A22"/>
    <w:rsid w:val="00094E4D"/>
    <w:rsid w:val="00096A34"/>
    <w:rsid w:val="00096FB0"/>
    <w:rsid w:val="00097165"/>
    <w:rsid w:val="00097E3D"/>
    <w:rsid w:val="00097FF2"/>
    <w:rsid w:val="000A04EA"/>
    <w:rsid w:val="000A0E36"/>
    <w:rsid w:val="000A10DE"/>
    <w:rsid w:val="000A11D9"/>
    <w:rsid w:val="000A1D9F"/>
    <w:rsid w:val="000A2CA7"/>
    <w:rsid w:val="000A40CB"/>
    <w:rsid w:val="000A44D1"/>
    <w:rsid w:val="000A58D7"/>
    <w:rsid w:val="000B30C9"/>
    <w:rsid w:val="000B4BC5"/>
    <w:rsid w:val="000C0A44"/>
    <w:rsid w:val="000C129F"/>
    <w:rsid w:val="000C18A1"/>
    <w:rsid w:val="000C2667"/>
    <w:rsid w:val="000C3508"/>
    <w:rsid w:val="000C4A38"/>
    <w:rsid w:val="000C5731"/>
    <w:rsid w:val="000D0AE6"/>
    <w:rsid w:val="000D0C83"/>
    <w:rsid w:val="000D1047"/>
    <w:rsid w:val="000D207E"/>
    <w:rsid w:val="000D32E6"/>
    <w:rsid w:val="000D3A7A"/>
    <w:rsid w:val="000D5232"/>
    <w:rsid w:val="000D5AFC"/>
    <w:rsid w:val="000D5D65"/>
    <w:rsid w:val="000D61D2"/>
    <w:rsid w:val="000E1DEC"/>
    <w:rsid w:val="000E4DEB"/>
    <w:rsid w:val="000F2C47"/>
    <w:rsid w:val="000F3B81"/>
    <w:rsid w:val="000F41AE"/>
    <w:rsid w:val="000F5952"/>
    <w:rsid w:val="000F5BCA"/>
    <w:rsid w:val="000F6DB6"/>
    <w:rsid w:val="00100C81"/>
    <w:rsid w:val="001011B9"/>
    <w:rsid w:val="00102704"/>
    <w:rsid w:val="00103790"/>
    <w:rsid w:val="00103AFB"/>
    <w:rsid w:val="001054B2"/>
    <w:rsid w:val="0011500E"/>
    <w:rsid w:val="00115595"/>
    <w:rsid w:val="00115BA5"/>
    <w:rsid w:val="00116B51"/>
    <w:rsid w:val="00122202"/>
    <w:rsid w:val="00123F0C"/>
    <w:rsid w:val="0012573B"/>
    <w:rsid w:val="00130E3E"/>
    <w:rsid w:val="00131FE6"/>
    <w:rsid w:val="00132545"/>
    <w:rsid w:val="00132EEB"/>
    <w:rsid w:val="00135141"/>
    <w:rsid w:val="001360DE"/>
    <w:rsid w:val="001368D4"/>
    <w:rsid w:val="00139435"/>
    <w:rsid w:val="0014038C"/>
    <w:rsid w:val="00141193"/>
    <w:rsid w:val="00141768"/>
    <w:rsid w:val="00144083"/>
    <w:rsid w:val="00144926"/>
    <w:rsid w:val="00145EBE"/>
    <w:rsid w:val="001460F4"/>
    <w:rsid w:val="001469D8"/>
    <w:rsid w:val="001476C8"/>
    <w:rsid w:val="0015153F"/>
    <w:rsid w:val="001515D7"/>
    <w:rsid w:val="0015228F"/>
    <w:rsid w:val="00153CF2"/>
    <w:rsid w:val="00154D8C"/>
    <w:rsid w:val="0015550D"/>
    <w:rsid w:val="0015661A"/>
    <w:rsid w:val="00156DA0"/>
    <w:rsid w:val="001574C7"/>
    <w:rsid w:val="00157C5A"/>
    <w:rsid w:val="00160395"/>
    <w:rsid w:val="00162B51"/>
    <w:rsid w:val="00163442"/>
    <w:rsid w:val="00166A6D"/>
    <w:rsid w:val="00167369"/>
    <w:rsid w:val="001673CB"/>
    <w:rsid w:val="00167A17"/>
    <w:rsid w:val="001706C4"/>
    <w:rsid w:val="0017105D"/>
    <w:rsid w:val="0017505B"/>
    <w:rsid w:val="001753DC"/>
    <w:rsid w:val="00176697"/>
    <w:rsid w:val="001777DF"/>
    <w:rsid w:val="00177C2D"/>
    <w:rsid w:val="0018006E"/>
    <w:rsid w:val="001840DA"/>
    <w:rsid w:val="001853B2"/>
    <w:rsid w:val="001858FE"/>
    <w:rsid w:val="00186AD8"/>
    <w:rsid w:val="0018768F"/>
    <w:rsid w:val="001912EC"/>
    <w:rsid w:val="001953FF"/>
    <w:rsid w:val="00195703"/>
    <w:rsid w:val="00195DF7"/>
    <w:rsid w:val="00197B0A"/>
    <w:rsid w:val="001A103C"/>
    <w:rsid w:val="001A20CF"/>
    <w:rsid w:val="001A3C92"/>
    <w:rsid w:val="001A577B"/>
    <w:rsid w:val="001A5DBD"/>
    <w:rsid w:val="001A5EF9"/>
    <w:rsid w:val="001A67CE"/>
    <w:rsid w:val="001A7751"/>
    <w:rsid w:val="001B08A0"/>
    <w:rsid w:val="001B1275"/>
    <w:rsid w:val="001B132A"/>
    <w:rsid w:val="001B1B4E"/>
    <w:rsid w:val="001B1BF1"/>
    <w:rsid w:val="001B215E"/>
    <w:rsid w:val="001B25CE"/>
    <w:rsid w:val="001B71BC"/>
    <w:rsid w:val="001B7590"/>
    <w:rsid w:val="001BD6A4"/>
    <w:rsid w:val="001C11C4"/>
    <w:rsid w:val="001C5B94"/>
    <w:rsid w:val="001C6971"/>
    <w:rsid w:val="001C7290"/>
    <w:rsid w:val="001C7CA1"/>
    <w:rsid w:val="001D178A"/>
    <w:rsid w:val="001D1A02"/>
    <w:rsid w:val="001D1FEB"/>
    <w:rsid w:val="001D2193"/>
    <w:rsid w:val="001D3324"/>
    <w:rsid w:val="001D3A9F"/>
    <w:rsid w:val="001D48EE"/>
    <w:rsid w:val="001D57DB"/>
    <w:rsid w:val="001D5C5C"/>
    <w:rsid w:val="001D6145"/>
    <w:rsid w:val="001E01DE"/>
    <w:rsid w:val="001E0C31"/>
    <w:rsid w:val="001E1E4D"/>
    <w:rsid w:val="001E300C"/>
    <w:rsid w:val="001E32C8"/>
    <w:rsid w:val="001E38DC"/>
    <w:rsid w:val="001E55AE"/>
    <w:rsid w:val="001E5895"/>
    <w:rsid w:val="001E7202"/>
    <w:rsid w:val="001F0EAF"/>
    <w:rsid w:val="001F11EE"/>
    <w:rsid w:val="001F1475"/>
    <w:rsid w:val="001F2344"/>
    <w:rsid w:val="001F4A11"/>
    <w:rsid w:val="001F4CC4"/>
    <w:rsid w:val="001F74B4"/>
    <w:rsid w:val="002033F9"/>
    <w:rsid w:val="00204A92"/>
    <w:rsid w:val="00205F35"/>
    <w:rsid w:val="00206F2C"/>
    <w:rsid w:val="00210487"/>
    <w:rsid w:val="00211DB4"/>
    <w:rsid w:val="0021538B"/>
    <w:rsid w:val="00215AF4"/>
    <w:rsid w:val="0021614D"/>
    <w:rsid w:val="0021693B"/>
    <w:rsid w:val="00216C00"/>
    <w:rsid w:val="00216F06"/>
    <w:rsid w:val="00217C3F"/>
    <w:rsid w:val="002218A4"/>
    <w:rsid w:val="00222931"/>
    <w:rsid w:val="0022415C"/>
    <w:rsid w:val="00225889"/>
    <w:rsid w:val="0022752F"/>
    <w:rsid w:val="0023213B"/>
    <w:rsid w:val="002327FA"/>
    <w:rsid w:val="0023489B"/>
    <w:rsid w:val="00235095"/>
    <w:rsid w:val="00235229"/>
    <w:rsid w:val="00236D32"/>
    <w:rsid w:val="002374BF"/>
    <w:rsid w:val="00241866"/>
    <w:rsid w:val="002419D9"/>
    <w:rsid w:val="00241D7B"/>
    <w:rsid w:val="0024300D"/>
    <w:rsid w:val="002431EE"/>
    <w:rsid w:val="002431FB"/>
    <w:rsid w:val="00243B5F"/>
    <w:rsid w:val="002450A8"/>
    <w:rsid w:val="00245512"/>
    <w:rsid w:val="00245C55"/>
    <w:rsid w:val="002475E8"/>
    <w:rsid w:val="00251B11"/>
    <w:rsid w:val="00253130"/>
    <w:rsid w:val="002538BF"/>
    <w:rsid w:val="0025404A"/>
    <w:rsid w:val="002542F2"/>
    <w:rsid w:val="00255B66"/>
    <w:rsid w:val="00255DB3"/>
    <w:rsid w:val="00256116"/>
    <w:rsid w:val="002574B0"/>
    <w:rsid w:val="00257CA6"/>
    <w:rsid w:val="00261059"/>
    <w:rsid w:val="00261CD2"/>
    <w:rsid w:val="00262F55"/>
    <w:rsid w:val="00263C83"/>
    <w:rsid w:val="00265158"/>
    <w:rsid w:val="00265BE8"/>
    <w:rsid w:val="00265DF2"/>
    <w:rsid w:val="00266E3D"/>
    <w:rsid w:val="0026759A"/>
    <w:rsid w:val="00267BA7"/>
    <w:rsid w:val="00267E67"/>
    <w:rsid w:val="0027079C"/>
    <w:rsid w:val="002747DB"/>
    <w:rsid w:val="002755CA"/>
    <w:rsid w:val="00280761"/>
    <w:rsid w:val="00281351"/>
    <w:rsid w:val="002836C8"/>
    <w:rsid w:val="002854DF"/>
    <w:rsid w:val="00286CCD"/>
    <w:rsid w:val="002877D7"/>
    <w:rsid w:val="00287AE9"/>
    <w:rsid w:val="00296F93"/>
    <w:rsid w:val="002972EA"/>
    <w:rsid w:val="002978A8"/>
    <w:rsid w:val="00297C1C"/>
    <w:rsid w:val="002A02CF"/>
    <w:rsid w:val="002A0B41"/>
    <w:rsid w:val="002A2988"/>
    <w:rsid w:val="002A41A1"/>
    <w:rsid w:val="002A6C3F"/>
    <w:rsid w:val="002A70AD"/>
    <w:rsid w:val="002A728C"/>
    <w:rsid w:val="002A7A2E"/>
    <w:rsid w:val="002B0D93"/>
    <w:rsid w:val="002B1511"/>
    <w:rsid w:val="002B1CED"/>
    <w:rsid w:val="002B280A"/>
    <w:rsid w:val="002B389C"/>
    <w:rsid w:val="002B4205"/>
    <w:rsid w:val="002B4E87"/>
    <w:rsid w:val="002B798D"/>
    <w:rsid w:val="002C2CD6"/>
    <w:rsid w:val="002C5C1F"/>
    <w:rsid w:val="002C6427"/>
    <w:rsid w:val="002C6934"/>
    <w:rsid w:val="002C6A06"/>
    <w:rsid w:val="002C6E76"/>
    <w:rsid w:val="002C7A2B"/>
    <w:rsid w:val="002C7C67"/>
    <w:rsid w:val="002C7E75"/>
    <w:rsid w:val="002D0027"/>
    <w:rsid w:val="002D0D44"/>
    <w:rsid w:val="002D268C"/>
    <w:rsid w:val="002D3641"/>
    <w:rsid w:val="002D7989"/>
    <w:rsid w:val="002D7C13"/>
    <w:rsid w:val="002E053E"/>
    <w:rsid w:val="002E08A8"/>
    <w:rsid w:val="002E1E49"/>
    <w:rsid w:val="002E3217"/>
    <w:rsid w:val="002E3870"/>
    <w:rsid w:val="002E499B"/>
    <w:rsid w:val="002E4DDF"/>
    <w:rsid w:val="002E77E4"/>
    <w:rsid w:val="002F0A39"/>
    <w:rsid w:val="002F0B82"/>
    <w:rsid w:val="002F235E"/>
    <w:rsid w:val="002F404C"/>
    <w:rsid w:val="00302492"/>
    <w:rsid w:val="003027D3"/>
    <w:rsid w:val="003039F1"/>
    <w:rsid w:val="00304188"/>
    <w:rsid w:val="00304223"/>
    <w:rsid w:val="0030501A"/>
    <w:rsid w:val="003065AF"/>
    <w:rsid w:val="00315552"/>
    <w:rsid w:val="00315876"/>
    <w:rsid w:val="00316D99"/>
    <w:rsid w:val="0031B94D"/>
    <w:rsid w:val="00322F4D"/>
    <w:rsid w:val="00323C48"/>
    <w:rsid w:val="00324026"/>
    <w:rsid w:val="003264B5"/>
    <w:rsid w:val="0033026A"/>
    <w:rsid w:val="0033045B"/>
    <w:rsid w:val="00332590"/>
    <w:rsid w:val="00333224"/>
    <w:rsid w:val="00334E53"/>
    <w:rsid w:val="00336203"/>
    <w:rsid w:val="00337542"/>
    <w:rsid w:val="0034363C"/>
    <w:rsid w:val="00344506"/>
    <w:rsid w:val="00344637"/>
    <w:rsid w:val="003455DB"/>
    <w:rsid w:val="003457EB"/>
    <w:rsid w:val="00345F33"/>
    <w:rsid w:val="00346DC5"/>
    <w:rsid w:val="00351D21"/>
    <w:rsid w:val="00352A2E"/>
    <w:rsid w:val="00353018"/>
    <w:rsid w:val="00354E9F"/>
    <w:rsid w:val="00355D6A"/>
    <w:rsid w:val="0035718A"/>
    <w:rsid w:val="0035719D"/>
    <w:rsid w:val="00361482"/>
    <w:rsid w:val="00362252"/>
    <w:rsid w:val="0036288C"/>
    <w:rsid w:val="003633E2"/>
    <w:rsid w:val="00366664"/>
    <w:rsid w:val="0037220B"/>
    <w:rsid w:val="003735FA"/>
    <w:rsid w:val="00374C6A"/>
    <w:rsid w:val="0038007F"/>
    <w:rsid w:val="00381ACF"/>
    <w:rsid w:val="00382641"/>
    <w:rsid w:val="00384AFF"/>
    <w:rsid w:val="003875E4"/>
    <w:rsid w:val="00387F6D"/>
    <w:rsid w:val="00390031"/>
    <w:rsid w:val="0039099C"/>
    <w:rsid w:val="00391274"/>
    <w:rsid w:val="003918DF"/>
    <w:rsid w:val="00393A5E"/>
    <w:rsid w:val="003945D0"/>
    <w:rsid w:val="003948FC"/>
    <w:rsid w:val="003954C8"/>
    <w:rsid w:val="003960C1"/>
    <w:rsid w:val="00396551"/>
    <w:rsid w:val="003968C1"/>
    <w:rsid w:val="00397D8B"/>
    <w:rsid w:val="003A1F3A"/>
    <w:rsid w:val="003A3113"/>
    <w:rsid w:val="003A57BA"/>
    <w:rsid w:val="003A585C"/>
    <w:rsid w:val="003A7CE1"/>
    <w:rsid w:val="003B00D1"/>
    <w:rsid w:val="003B1EAC"/>
    <w:rsid w:val="003B4A36"/>
    <w:rsid w:val="003B550F"/>
    <w:rsid w:val="003C0418"/>
    <w:rsid w:val="003C09CE"/>
    <w:rsid w:val="003C0B29"/>
    <w:rsid w:val="003C2B0D"/>
    <w:rsid w:val="003C3C2B"/>
    <w:rsid w:val="003C3E07"/>
    <w:rsid w:val="003C5562"/>
    <w:rsid w:val="003C66E7"/>
    <w:rsid w:val="003C6E11"/>
    <w:rsid w:val="003C738A"/>
    <w:rsid w:val="003C7BD4"/>
    <w:rsid w:val="003D0CDF"/>
    <w:rsid w:val="003D3090"/>
    <w:rsid w:val="003D30D0"/>
    <w:rsid w:val="003D33BD"/>
    <w:rsid w:val="003D4265"/>
    <w:rsid w:val="003D442E"/>
    <w:rsid w:val="003E1265"/>
    <w:rsid w:val="003E1596"/>
    <w:rsid w:val="003E1D6D"/>
    <w:rsid w:val="003E207A"/>
    <w:rsid w:val="003E2424"/>
    <w:rsid w:val="003E280D"/>
    <w:rsid w:val="003E74B3"/>
    <w:rsid w:val="003F0BF7"/>
    <w:rsid w:val="003F37A2"/>
    <w:rsid w:val="003F3A51"/>
    <w:rsid w:val="003F40B0"/>
    <w:rsid w:val="003F784C"/>
    <w:rsid w:val="003F78BD"/>
    <w:rsid w:val="00400657"/>
    <w:rsid w:val="004018E0"/>
    <w:rsid w:val="00401DE8"/>
    <w:rsid w:val="004040CF"/>
    <w:rsid w:val="00404717"/>
    <w:rsid w:val="004079F0"/>
    <w:rsid w:val="00407D85"/>
    <w:rsid w:val="00410D42"/>
    <w:rsid w:val="00411F2D"/>
    <w:rsid w:val="00412402"/>
    <w:rsid w:val="0041286C"/>
    <w:rsid w:val="004128C1"/>
    <w:rsid w:val="00413C61"/>
    <w:rsid w:val="0041413A"/>
    <w:rsid w:val="004144FD"/>
    <w:rsid w:val="004162FD"/>
    <w:rsid w:val="00416EDC"/>
    <w:rsid w:val="00417E8E"/>
    <w:rsid w:val="0042012F"/>
    <w:rsid w:val="0042021E"/>
    <w:rsid w:val="00424327"/>
    <w:rsid w:val="00424AEA"/>
    <w:rsid w:val="004254D9"/>
    <w:rsid w:val="004261B3"/>
    <w:rsid w:val="004275F0"/>
    <w:rsid w:val="00427E23"/>
    <w:rsid w:val="00427F04"/>
    <w:rsid w:val="00432DB8"/>
    <w:rsid w:val="00435900"/>
    <w:rsid w:val="00441956"/>
    <w:rsid w:val="004452C4"/>
    <w:rsid w:val="00446F61"/>
    <w:rsid w:val="00447B1E"/>
    <w:rsid w:val="00450E09"/>
    <w:rsid w:val="00451498"/>
    <w:rsid w:val="00454453"/>
    <w:rsid w:val="00454FD6"/>
    <w:rsid w:val="00460B83"/>
    <w:rsid w:val="00462F6C"/>
    <w:rsid w:val="00463E72"/>
    <w:rsid w:val="00464A15"/>
    <w:rsid w:val="00464C55"/>
    <w:rsid w:val="00466A47"/>
    <w:rsid w:val="00467B23"/>
    <w:rsid w:val="004701BB"/>
    <w:rsid w:val="004704AA"/>
    <w:rsid w:val="004707E4"/>
    <w:rsid w:val="00472737"/>
    <w:rsid w:val="00472A30"/>
    <w:rsid w:val="00473716"/>
    <w:rsid w:val="0047373D"/>
    <w:rsid w:val="00474DEC"/>
    <w:rsid w:val="004754B7"/>
    <w:rsid w:val="00475514"/>
    <w:rsid w:val="004760C9"/>
    <w:rsid w:val="004778E4"/>
    <w:rsid w:val="00477FA9"/>
    <w:rsid w:val="00481497"/>
    <w:rsid w:val="004819FE"/>
    <w:rsid w:val="00482AE7"/>
    <w:rsid w:val="004850B1"/>
    <w:rsid w:val="004869D0"/>
    <w:rsid w:val="00486B46"/>
    <w:rsid w:val="00487A71"/>
    <w:rsid w:val="00487DFA"/>
    <w:rsid w:val="00492CCD"/>
    <w:rsid w:val="004963F3"/>
    <w:rsid w:val="004A1408"/>
    <w:rsid w:val="004A144B"/>
    <w:rsid w:val="004A2F86"/>
    <w:rsid w:val="004A36FC"/>
    <w:rsid w:val="004A604D"/>
    <w:rsid w:val="004B08A9"/>
    <w:rsid w:val="004B0CDF"/>
    <w:rsid w:val="004B1E20"/>
    <w:rsid w:val="004B1FDE"/>
    <w:rsid w:val="004B3AEB"/>
    <w:rsid w:val="004B44BD"/>
    <w:rsid w:val="004B45D2"/>
    <w:rsid w:val="004B4EF5"/>
    <w:rsid w:val="004B5E5E"/>
    <w:rsid w:val="004B6A6C"/>
    <w:rsid w:val="004B797C"/>
    <w:rsid w:val="004B7DF9"/>
    <w:rsid w:val="004C01EB"/>
    <w:rsid w:val="004C1401"/>
    <w:rsid w:val="004C3697"/>
    <w:rsid w:val="004C612C"/>
    <w:rsid w:val="004C678B"/>
    <w:rsid w:val="004C6A98"/>
    <w:rsid w:val="004D0338"/>
    <w:rsid w:val="004D092D"/>
    <w:rsid w:val="004D0A14"/>
    <w:rsid w:val="004D59ED"/>
    <w:rsid w:val="004D6584"/>
    <w:rsid w:val="004D6A4E"/>
    <w:rsid w:val="004D6BAB"/>
    <w:rsid w:val="004E10A6"/>
    <w:rsid w:val="004E27D3"/>
    <w:rsid w:val="004E309E"/>
    <w:rsid w:val="004E4201"/>
    <w:rsid w:val="004E4485"/>
    <w:rsid w:val="004E58CD"/>
    <w:rsid w:val="004E6278"/>
    <w:rsid w:val="004F0F44"/>
    <w:rsid w:val="004F22B5"/>
    <w:rsid w:val="004F314A"/>
    <w:rsid w:val="004F3F58"/>
    <w:rsid w:val="004F4421"/>
    <w:rsid w:val="004F57DE"/>
    <w:rsid w:val="004F61B6"/>
    <w:rsid w:val="004F6590"/>
    <w:rsid w:val="004F6883"/>
    <w:rsid w:val="00501086"/>
    <w:rsid w:val="005028CA"/>
    <w:rsid w:val="00502A2D"/>
    <w:rsid w:val="00505373"/>
    <w:rsid w:val="0050720D"/>
    <w:rsid w:val="005073D8"/>
    <w:rsid w:val="0051198B"/>
    <w:rsid w:val="00512149"/>
    <w:rsid w:val="005137BD"/>
    <w:rsid w:val="00513E29"/>
    <w:rsid w:val="005147C7"/>
    <w:rsid w:val="005149E7"/>
    <w:rsid w:val="0051559E"/>
    <w:rsid w:val="005159F6"/>
    <w:rsid w:val="00517DE1"/>
    <w:rsid w:val="0052023D"/>
    <w:rsid w:val="005212CE"/>
    <w:rsid w:val="0052181E"/>
    <w:rsid w:val="005233F3"/>
    <w:rsid w:val="00524BE0"/>
    <w:rsid w:val="0052511F"/>
    <w:rsid w:val="0052730D"/>
    <w:rsid w:val="0052799B"/>
    <w:rsid w:val="00527BBD"/>
    <w:rsid w:val="00534399"/>
    <w:rsid w:val="005352FF"/>
    <w:rsid w:val="005378FD"/>
    <w:rsid w:val="00537FB1"/>
    <w:rsid w:val="005413C2"/>
    <w:rsid w:val="0054342C"/>
    <w:rsid w:val="005459D8"/>
    <w:rsid w:val="00545F81"/>
    <w:rsid w:val="00546675"/>
    <w:rsid w:val="00547674"/>
    <w:rsid w:val="00550D2A"/>
    <w:rsid w:val="00553505"/>
    <w:rsid w:val="005538B7"/>
    <w:rsid w:val="0055441A"/>
    <w:rsid w:val="00555E47"/>
    <w:rsid w:val="00556629"/>
    <w:rsid w:val="005626D2"/>
    <w:rsid w:val="00566422"/>
    <w:rsid w:val="005664A7"/>
    <w:rsid w:val="0056658C"/>
    <w:rsid w:val="005670E6"/>
    <w:rsid w:val="00567C59"/>
    <w:rsid w:val="0057114A"/>
    <w:rsid w:val="005723E9"/>
    <w:rsid w:val="00580DD2"/>
    <w:rsid w:val="005832D6"/>
    <w:rsid w:val="0058559C"/>
    <w:rsid w:val="00585B3B"/>
    <w:rsid w:val="00587251"/>
    <w:rsid w:val="00591623"/>
    <w:rsid w:val="005928F2"/>
    <w:rsid w:val="0059435A"/>
    <w:rsid w:val="00595165"/>
    <w:rsid w:val="005954F8"/>
    <w:rsid w:val="00596AC9"/>
    <w:rsid w:val="005A03FF"/>
    <w:rsid w:val="005A16B9"/>
    <w:rsid w:val="005A4114"/>
    <w:rsid w:val="005A45FA"/>
    <w:rsid w:val="005B0B30"/>
    <w:rsid w:val="005B12C6"/>
    <w:rsid w:val="005B408B"/>
    <w:rsid w:val="005B514B"/>
    <w:rsid w:val="005C2B0E"/>
    <w:rsid w:val="005C4526"/>
    <w:rsid w:val="005C5632"/>
    <w:rsid w:val="005C5E2F"/>
    <w:rsid w:val="005C60C0"/>
    <w:rsid w:val="005C6352"/>
    <w:rsid w:val="005C69B8"/>
    <w:rsid w:val="005C7A24"/>
    <w:rsid w:val="005D32BD"/>
    <w:rsid w:val="005D373A"/>
    <w:rsid w:val="005D7584"/>
    <w:rsid w:val="005E3784"/>
    <w:rsid w:val="005E52CC"/>
    <w:rsid w:val="005E55A2"/>
    <w:rsid w:val="005E61BA"/>
    <w:rsid w:val="005F1382"/>
    <w:rsid w:val="005F144D"/>
    <w:rsid w:val="005F3546"/>
    <w:rsid w:val="005F60CD"/>
    <w:rsid w:val="006010F4"/>
    <w:rsid w:val="00602B29"/>
    <w:rsid w:val="00603FFA"/>
    <w:rsid w:val="0060427F"/>
    <w:rsid w:val="00604B0C"/>
    <w:rsid w:val="00604D99"/>
    <w:rsid w:val="00604EAE"/>
    <w:rsid w:val="00605100"/>
    <w:rsid w:val="0060583F"/>
    <w:rsid w:val="006107F8"/>
    <w:rsid w:val="00610EE0"/>
    <w:rsid w:val="00611E41"/>
    <w:rsid w:val="0061286C"/>
    <w:rsid w:val="00612B6B"/>
    <w:rsid w:val="00612FC1"/>
    <w:rsid w:val="00613851"/>
    <w:rsid w:val="00614255"/>
    <w:rsid w:val="006161C4"/>
    <w:rsid w:val="006166A9"/>
    <w:rsid w:val="00616B37"/>
    <w:rsid w:val="006208A9"/>
    <w:rsid w:val="00621588"/>
    <w:rsid w:val="00622143"/>
    <w:rsid w:val="00622246"/>
    <w:rsid w:val="0062320C"/>
    <w:rsid w:val="00623C59"/>
    <w:rsid w:val="00625429"/>
    <w:rsid w:val="0062708A"/>
    <w:rsid w:val="0062758F"/>
    <w:rsid w:val="0062762F"/>
    <w:rsid w:val="006308DD"/>
    <w:rsid w:val="006334DB"/>
    <w:rsid w:val="006337F8"/>
    <w:rsid w:val="0063674F"/>
    <w:rsid w:val="00636AF7"/>
    <w:rsid w:val="00637635"/>
    <w:rsid w:val="00642E4C"/>
    <w:rsid w:val="00643D8B"/>
    <w:rsid w:val="00645EA5"/>
    <w:rsid w:val="006462C4"/>
    <w:rsid w:val="006466B9"/>
    <w:rsid w:val="006467F0"/>
    <w:rsid w:val="006468BE"/>
    <w:rsid w:val="006504F4"/>
    <w:rsid w:val="006552BF"/>
    <w:rsid w:val="0065695C"/>
    <w:rsid w:val="0065717E"/>
    <w:rsid w:val="00660D6A"/>
    <w:rsid w:val="00662366"/>
    <w:rsid w:val="0066628F"/>
    <w:rsid w:val="00667D59"/>
    <w:rsid w:val="00667DDD"/>
    <w:rsid w:val="006739AD"/>
    <w:rsid w:val="00674D19"/>
    <w:rsid w:val="00677319"/>
    <w:rsid w:val="006774F6"/>
    <w:rsid w:val="00680E5C"/>
    <w:rsid w:val="00683270"/>
    <w:rsid w:val="00684F95"/>
    <w:rsid w:val="006854DD"/>
    <w:rsid w:val="00685C8F"/>
    <w:rsid w:val="006864C7"/>
    <w:rsid w:val="00686A68"/>
    <w:rsid w:val="00691124"/>
    <w:rsid w:val="0069289A"/>
    <w:rsid w:val="006A102F"/>
    <w:rsid w:val="006A1B2F"/>
    <w:rsid w:val="006A1E1C"/>
    <w:rsid w:val="006A4A85"/>
    <w:rsid w:val="006A5BE2"/>
    <w:rsid w:val="006A6EF1"/>
    <w:rsid w:val="006A733B"/>
    <w:rsid w:val="006A74AB"/>
    <w:rsid w:val="006B0022"/>
    <w:rsid w:val="006B00C7"/>
    <w:rsid w:val="006B16C3"/>
    <w:rsid w:val="006B2C68"/>
    <w:rsid w:val="006B4039"/>
    <w:rsid w:val="006B4055"/>
    <w:rsid w:val="006B6C3B"/>
    <w:rsid w:val="006B7218"/>
    <w:rsid w:val="006B7F92"/>
    <w:rsid w:val="006C281A"/>
    <w:rsid w:val="006C4603"/>
    <w:rsid w:val="006C6E5C"/>
    <w:rsid w:val="006C7911"/>
    <w:rsid w:val="006D040F"/>
    <w:rsid w:val="006D0762"/>
    <w:rsid w:val="006D13E6"/>
    <w:rsid w:val="006D259C"/>
    <w:rsid w:val="006D331C"/>
    <w:rsid w:val="006D3A9D"/>
    <w:rsid w:val="006D40CD"/>
    <w:rsid w:val="006D5D7C"/>
    <w:rsid w:val="006D5E32"/>
    <w:rsid w:val="006D7EDE"/>
    <w:rsid w:val="006E0C98"/>
    <w:rsid w:val="006E2123"/>
    <w:rsid w:val="006E360F"/>
    <w:rsid w:val="006E7F5F"/>
    <w:rsid w:val="006F27B3"/>
    <w:rsid w:val="006F28ED"/>
    <w:rsid w:val="006F2CA8"/>
    <w:rsid w:val="006F3CF4"/>
    <w:rsid w:val="006F3FD2"/>
    <w:rsid w:val="006F4E58"/>
    <w:rsid w:val="006F5235"/>
    <w:rsid w:val="006F6579"/>
    <w:rsid w:val="006F7F33"/>
    <w:rsid w:val="007002D6"/>
    <w:rsid w:val="00701984"/>
    <w:rsid w:val="007043E2"/>
    <w:rsid w:val="00705263"/>
    <w:rsid w:val="00705753"/>
    <w:rsid w:val="00705F33"/>
    <w:rsid w:val="00707887"/>
    <w:rsid w:val="00707A04"/>
    <w:rsid w:val="00707DD2"/>
    <w:rsid w:val="007101F8"/>
    <w:rsid w:val="0071415A"/>
    <w:rsid w:val="00714744"/>
    <w:rsid w:val="00721AC4"/>
    <w:rsid w:val="007225D8"/>
    <w:rsid w:val="00725003"/>
    <w:rsid w:val="0073010A"/>
    <w:rsid w:val="00732273"/>
    <w:rsid w:val="00733B2D"/>
    <w:rsid w:val="007344B4"/>
    <w:rsid w:val="00735EE3"/>
    <w:rsid w:val="00736008"/>
    <w:rsid w:val="00736132"/>
    <w:rsid w:val="007365F9"/>
    <w:rsid w:val="00736C7F"/>
    <w:rsid w:val="0073712B"/>
    <w:rsid w:val="0073EF78"/>
    <w:rsid w:val="00743909"/>
    <w:rsid w:val="0074468C"/>
    <w:rsid w:val="00744F6A"/>
    <w:rsid w:val="00745935"/>
    <w:rsid w:val="00745E07"/>
    <w:rsid w:val="0074612A"/>
    <w:rsid w:val="007467C7"/>
    <w:rsid w:val="007468B9"/>
    <w:rsid w:val="00746DBF"/>
    <w:rsid w:val="0074702F"/>
    <w:rsid w:val="007505D6"/>
    <w:rsid w:val="00751179"/>
    <w:rsid w:val="00753D53"/>
    <w:rsid w:val="0075559E"/>
    <w:rsid w:val="007558DA"/>
    <w:rsid w:val="00757DEB"/>
    <w:rsid w:val="007631C7"/>
    <w:rsid w:val="00765604"/>
    <w:rsid w:val="007666DC"/>
    <w:rsid w:val="007667D6"/>
    <w:rsid w:val="00767E84"/>
    <w:rsid w:val="00770D16"/>
    <w:rsid w:val="00771A9D"/>
    <w:rsid w:val="007720CE"/>
    <w:rsid w:val="007723F1"/>
    <w:rsid w:val="00772E3E"/>
    <w:rsid w:val="00773FC2"/>
    <w:rsid w:val="0078027F"/>
    <w:rsid w:val="00780836"/>
    <w:rsid w:val="00782AB2"/>
    <w:rsid w:val="00782B1D"/>
    <w:rsid w:val="00782B67"/>
    <w:rsid w:val="0078321F"/>
    <w:rsid w:val="00785DAA"/>
    <w:rsid w:val="007862DF"/>
    <w:rsid w:val="0078737C"/>
    <w:rsid w:val="00787886"/>
    <w:rsid w:val="00790271"/>
    <w:rsid w:val="00793FE8"/>
    <w:rsid w:val="0079427C"/>
    <w:rsid w:val="00794FFF"/>
    <w:rsid w:val="007950FF"/>
    <w:rsid w:val="0079701D"/>
    <w:rsid w:val="0079798C"/>
    <w:rsid w:val="007A15F1"/>
    <w:rsid w:val="007A2151"/>
    <w:rsid w:val="007A539E"/>
    <w:rsid w:val="007A72D7"/>
    <w:rsid w:val="007A7910"/>
    <w:rsid w:val="007B2B66"/>
    <w:rsid w:val="007B3AF4"/>
    <w:rsid w:val="007B6E09"/>
    <w:rsid w:val="007C014A"/>
    <w:rsid w:val="007C1E9A"/>
    <w:rsid w:val="007C2693"/>
    <w:rsid w:val="007C2A92"/>
    <w:rsid w:val="007C2AE5"/>
    <w:rsid w:val="007C47F5"/>
    <w:rsid w:val="007C6163"/>
    <w:rsid w:val="007C61EA"/>
    <w:rsid w:val="007C6558"/>
    <w:rsid w:val="007D1752"/>
    <w:rsid w:val="007D1B25"/>
    <w:rsid w:val="007D2924"/>
    <w:rsid w:val="007D2DAA"/>
    <w:rsid w:val="007D2E79"/>
    <w:rsid w:val="007D3015"/>
    <w:rsid w:val="007D414C"/>
    <w:rsid w:val="007D6944"/>
    <w:rsid w:val="007D6DF6"/>
    <w:rsid w:val="007D7276"/>
    <w:rsid w:val="007D7C66"/>
    <w:rsid w:val="007E0865"/>
    <w:rsid w:val="007E355E"/>
    <w:rsid w:val="007E4608"/>
    <w:rsid w:val="007E46C9"/>
    <w:rsid w:val="007E4E9C"/>
    <w:rsid w:val="007E7CB2"/>
    <w:rsid w:val="007F0287"/>
    <w:rsid w:val="007F0742"/>
    <w:rsid w:val="007F134C"/>
    <w:rsid w:val="007F140D"/>
    <w:rsid w:val="007F17BB"/>
    <w:rsid w:val="007F2D88"/>
    <w:rsid w:val="007F4C51"/>
    <w:rsid w:val="007F6E4A"/>
    <w:rsid w:val="007F7111"/>
    <w:rsid w:val="007F71C0"/>
    <w:rsid w:val="007F77A0"/>
    <w:rsid w:val="0080261F"/>
    <w:rsid w:val="008033A3"/>
    <w:rsid w:val="00807BCE"/>
    <w:rsid w:val="0081033A"/>
    <w:rsid w:val="00812B5E"/>
    <w:rsid w:val="00814188"/>
    <w:rsid w:val="008145D4"/>
    <w:rsid w:val="00815E47"/>
    <w:rsid w:val="00816639"/>
    <w:rsid w:val="00816D3E"/>
    <w:rsid w:val="00817A10"/>
    <w:rsid w:val="00817A4F"/>
    <w:rsid w:val="00817C06"/>
    <w:rsid w:val="00820B1D"/>
    <w:rsid w:val="00820EE5"/>
    <w:rsid w:val="0082108A"/>
    <w:rsid w:val="0082133F"/>
    <w:rsid w:val="00823A45"/>
    <w:rsid w:val="008255B7"/>
    <w:rsid w:val="008262D6"/>
    <w:rsid w:val="00827132"/>
    <w:rsid w:val="00827E16"/>
    <w:rsid w:val="008313E9"/>
    <w:rsid w:val="008317F9"/>
    <w:rsid w:val="00833A45"/>
    <w:rsid w:val="008342E1"/>
    <w:rsid w:val="0083483B"/>
    <w:rsid w:val="0083580A"/>
    <w:rsid w:val="00836863"/>
    <w:rsid w:val="00840545"/>
    <w:rsid w:val="00841A22"/>
    <w:rsid w:val="00841DD6"/>
    <w:rsid w:val="0084292E"/>
    <w:rsid w:val="008502EA"/>
    <w:rsid w:val="008503F6"/>
    <w:rsid w:val="00850940"/>
    <w:rsid w:val="00851919"/>
    <w:rsid w:val="008541DD"/>
    <w:rsid w:val="00854567"/>
    <w:rsid w:val="00855F05"/>
    <w:rsid w:val="00856A31"/>
    <w:rsid w:val="00857A17"/>
    <w:rsid w:val="00857D00"/>
    <w:rsid w:val="00857EEE"/>
    <w:rsid w:val="00860D2B"/>
    <w:rsid w:val="008636A7"/>
    <w:rsid w:val="00863AC2"/>
    <w:rsid w:val="008647E2"/>
    <w:rsid w:val="008655E4"/>
    <w:rsid w:val="00866837"/>
    <w:rsid w:val="00866FA5"/>
    <w:rsid w:val="008674BE"/>
    <w:rsid w:val="00867903"/>
    <w:rsid w:val="00870995"/>
    <w:rsid w:val="00870A5C"/>
    <w:rsid w:val="00871BBE"/>
    <w:rsid w:val="0087282D"/>
    <w:rsid w:val="00872C42"/>
    <w:rsid w:val="008736B1"/>
    <w:rsid w:val="00874450"/>
    <w:rsid w:val="00876F97"/>
    <w:rsid w:val="00880A81"/>
    <w:rsid w:val="00880B57"/>
    <w:rsid w:val="00881154"/>
    <w:rsid w:val="00881C88"/>
    <w:rsid w:val="00882C09"/>
    <w:rsid w:val="008840EA"/>
    <w:rsid w:val="00885CAC"/>
    <w:rsid w:val="00887454"/>
    <w:rsid w:val="00892978"/>
    <w:rsid w:val="0089498D"/>
    <w:rsid w:val="00895A31"/>
    <w:rsid w:val="00895D5E"/>
    <w:rsid w:val="0089706C"/>
    <w:rsid w:val="008A079F"/>
    <w:rsid w:val="008A16AA"/>
    <w:rsid w:val="008A21A0"/>
    <w:rsid w:val="008A2406"/>
    <w:rsid w:val="008A6CE4"/>
    <w:rsid w:val="008A7839"/>
    <w:rsid w:val="008B0943"/>
    <w:rsid w:val="008B2AD1"/>
    <w:rsid w:val="008B2ED0"/>
    <w:rsid w:val="008B3002"/>
    <w:rsid w:val="008B4165"/>
    <w:rsid w:val="008B69AF"/>
    <w:rsid w:val="008C2EC6"/>
    <w:rsid w:val="008C488D"/>
    <w:rsid w:val="008C66B9"/>
    <w:rsid w:val="008C6996"/>
    <w:rsid w:val="008C6FB0"/>
    <w:rsid w:val="008C7DD9"/>
    <w:rsid w:val="008D1E75"/>
    <w:rsid w:val="008D22AB"/>
    <w:rsid w:val="008D2F42"/>
    <w:rsid w:val="008D3D53"/>
    <w:rsid w:val="008D7477"/>
    <w:rsid w:val="008D7F02"/>
    <w:rsid w:val="008E3206"/>
    <w:rsid w:val="008E47AC"/>
    <w:rsid w:val="008E508C"/>
    <w:rsid w:val="008E51AF"/>
    <w:rsid w:val="008E52DC"/>
    <w:rsid w:val="008E5C5E"/>
    <w:rsid w:val="008E6C8A"/>
    <w:rsid w:val="008F14DE"/>
    <w:rsid w:val="008F14FF"/>
    <w:rsid w:val="008F2B7D"/>
    <w:rsid w:val="008F43DD"/>
    <w:rsid w:val="008F479F"/>
    <w:rsid w:val="008F5DA2"/>
    <w:rsid w:val="008F64D5"/>
    <w:rsid w:val="009000A4"/>
    <w:rsid w:val="00900D4F"/>
    <w:rsid w:val="00902093"/>
    <w:rsid w:val="009031C7"/>
    <w:rsid w:val="00904D7C"/>
    <w:rsid w:val="00905E50"/>
    <w:rsid w:val="00906B3A"/>
    <w:rsid w:val="00906D13"/>
    <w:rsid w:val="00914377"/>
    <w:rsid w:val="009144E0"/>
    <w:rsid w:val="009256F0"/>
    <w:rsid w:val="00926BEA"/>
    <w:rsid w:val="00930A05"/>
    <w:rsid w:val="00930DFB"/>
    <w:rsid w:val="009317AC"/>
    <w:rsid w:val="00931D3F"/>
    <w:rsid w:val="00932D21"/>
    <w:rsid w:val="009347F9"/>
    <w:rsid w:val="00937487"/>
    <w:rsid w:val="00940C03"/>
    <w:rsid w:val="00940F76"/>
    <w:rsid w:val="009415DD"/>
    <w:rsid w:val="00941B3A"/>
    <w:rsid w:val="00945C18"/>
    <w:rsid w:val="009474B4"/>
    <w:rsid w:val="00947A61"/>
    <w:rsid w:val="009517B2"/>
    <w:rsid w:val="009528AD"/>
    <w:rsid w:val="00953189"/>
    <w:rsid w:val="00953225"/>
    <w:rsid w:val="00953E71"/>
    <w:rsid w:val="00953F97"/>
    <w:rsid w:val="00954C6F"/>
    <w:rsid w:val="00954CAE"/>
    <w:rsid w:val="00956D43"/>
    <w:rsid w:val="00957921"/>
    <w:rsid w:val="00957D05"/>
    <w:rsid w:val="00961005"/>
    <w:rsid w:val="00962B4B"/>
    <w:rsid w:val="00963C98"/>
    <w:rsid w:val="00964916"/>
    <w:rsid w:val="00965121"/>
    <w:rsid w:val="009660D9"/>
    <w:rsid w:val="00966368"/>
    <w:rsid w:val="00967628"/>
    <w:rsid w:val="00970DDC"/>
    <w:rsid w:val="009740B2"/>
    <w:rsid w:val="00975B88"/>
    <w:rsid w:val="0097715E"/>
    <w:rsid w:val="009771A2"/>
    <w:rsid w:val="00981126"/>
    <w:rsid w:val="00981165"/>
    <w:rsid w:val="00981269"/>
    <w:rsid w:val="009817BC"/>
    <w:rsid w:val="00985400"/>
    <w:rsid w:val="00986579"/>
    <w:rsid w:val="0098734E"/>
    <w:rsid w:val="00987E3F"/>
    <w:rsid w:val="00992B12"/>
    <w:rsid w:val="00993DFD"/>
    <w:rsid w:val="009952DA"/>
    <w:rsid w:val="009961AC"/>
    <w:rsid w:val="0099723C"/>
    <w:rsid w:val="009972E6"/>
    <w:rsid w:val="00997596"/>
    <w:rsid w:val="009A051D"/>
    <w:rsid w:val="009A0595"/>
    <w:rsid w:val="009A3CC1"/>
    <w:rsid w:val="009A431B"/>
    <w:rsid w:val="009A480D"/>
    <w:rsid w:val="009A7F1A"/>
    <w:rsid w:val="009B0BF1"/>
    <w:rsid w:val="009B3C4F"/>
    <w:rsid w:val="009B5EB6"/>
    <w:rsid w:val="009C0545"/>
    <w:rsid w:val="009C0E4E"/>
    <w:rsid w:val="009C11F7"/>
    <w:rsid w:val="009C1474"/>
    <w:rsid w:val="009C2EA7"/>
    <w:rsid w:val="009C4246"/>
    <w:rsid w:val="009C4B37"/>
    <w:rsid w:val="009C4CC1"/>
    <w:rsid w:val="009C51A2"/>
    <w:rsid w:val="009C5814"/>
    <w:rsid w:val="009C720C"/>
    <w:rsid w:val="009C7855"/>
    <w:rsid w:val="009D0127"/>
    <w:rsid w:val="009D1D58"/>
    <w:rsid w:val="009D2B72"/>
    <w:rsid w:val="009D2DF7"/>
    <w:rsid w:val="009D3337"/>
    <w:rsid w:val="009D39D3"/>
    <w:rsid w:val="009D6A3E"/>
    <w:rsid w:val="009E0555"/>
    <w:rsid w:val="009E1340"/>
    <w:rsid w:val="009E38E1"/>
    <w:rsid w:val="009E6C2B"/>
    <w:rsid w:val="009E7316"/>
    <w:rsid w:val="009E74DB"/>
    <w:rsid w:val="009E7CF4"/>
    <w:rsid w:val="009E7DDD"/>
    <w:rsid w:val="009E7F41"/>
    <w:rsid w:val="009F0501"/>
    <w:rsid w:val="009F0806"/>
    <w:rsid w:val="009F08C0"/>
    <w:rsid w:val="009F16F7"/>
    <w:rsid w:val="009F392B"/>
    <w:rsid w:val="009F5737"/>
    <w:rsid w:val="009F5743"/>
    <w:rsid w:val="009F68FF"/>
    <w:rsid w:val="009F7A95"/>
    <w:rsid w:val="00A02E0A"/>
    <w:rsid w:val="00A04BF3"/>
    <w:rsid w:val="00A0591F"/>
    <w:rsid w:val="00A05D82"/>
    <w:rsid w:val="00A074D9"/>
    <w:rsid w:val="00A0797B"/>
    <w:rsid w:val="00A07A12"/>
    <w:rsid w:val="00A07CE2"/>
    <w:rsid w:val="00A106F5"/>
    <w:rsid w:val="00A1098A"/>
    <w:rsid w:val="00A116A6"/>
    <w:rsid w:val="00A14D9D"/>
    <w:rsid w:val="00A15D7D"/>
    <w:rsid w:val="00A160DC"/>
    <w:rsid w:val="00A163FC"/>
    <w:rsid w:val="00A1657A"/>
    <w:rsid w:val="00A16E9C"/>
    <w:rsid w:val="00A204E3"/>
    <w:rsid w:val="00A236ED"/>
    <w:rsid w:val="00A2402D"/>
    <w:rsid w:val="00A24766"/>
    <w:rsid w:val="00A2480D"/>
    <w:rsid w:val="00A25FB4"/>
    <w:rsid w:val="00A265A0"/>
    <w:rsid w:val="00A27CF8"/>
    <w:rsid w:val="00A3092B"/>
    <w:rsid w:val="00A311E6"/>
    <w:rsid w:val="00A3323D"/>
    <w:rsid w:val="00A333B1"/>
    <w:rsid w:val="00A34AC3"/>
    <w:rsid w:val="00A34C48"/>
    <w:rsid w:val="00A35B53"/>
    <w:rsid w:val="00A36349"/>
    <w:rsid w:val="00A37A9B"/>
    <w:rsid w:val="00A37D6A"/>
    <w:rsid w:val="00A42755"/>
    <w:rsid w:val="00A42FCC"/>
    <w:rsid w:val="00A44E1E"/>
    <w:rsid w:val="00A44F6F"/>
    <w:rsid w:val="00A46D49"/>
    <w:rsid w:val="00A47BB5"/>
    <w:rsid w:val="00A50F94"/>
    <w:rsid w:val="00A51776"/>
    <w:rsid w:val="00A51C7C"/>
    <w:rsid w:val="00A53182"/>
    <w:rsid w:val="00A53FCD"/>
    <w:rsid w:val="00A54158"/>
    <w:rsid w:val="00A55C72"/>
    <w:rsid w:val="00A56CD8"/>
    <w:rsid w:val="00A60B86"/>
    <w:rsid w:val="00A60C2A"/>
    <w:rsid w:val="00A60F63"/>
    <w:rsid w:val="00A620D4"/>
    <w:rsid w:val="00A62262"/>
    <w:rsid w:val="00A62715"/>
    <w:rsid w:val="00A627F3"/>
    <w:rsid w:val="00A63BC1"/>
    <w:rsid w:val="00A65C77"/>
    <w:rsid w:val="00A66F88"/>
    <w:rsid w:val="00A67B8C"/>
    <w:rsid w:val="00A738CE"/>
    <w:rsid w:val="00A73DD4"/>
    <w:rsid w:val="00A73EEC"/>
    <w:rsid w:val="00A75FBA"/>
    <w:rsid w:val="00A766D8"/>
    <w:rsid w:val="00A774D1"/>
    <w:rsid w:val="00A82E2C"/>
    <w:rsid w:val="00A83F1C"/>
    <w:rsid w:val="00A8410E"/>
    <w:rsid w:val="00A84224"/>
    <w:rsid w:val="00A853CC"/>
    <w:rsid w:val="00A85D0B"/>
    <w:rsid w:val="00A86224"/>
    <w:rsid w:val="00A96924"/>
    <w:rsid w:val="00A96C61"/>
    <w:rsid w:val="00A975F4"/>
    <w:rsid w:val="00A978C9"/>
    <w:rsid w:val="00AA14B2"/>
    <w:rsid w:val="00AA1C53"/>
    <w:rsid w:val="00AA22D8"/>
    <w:rsid w:val="00AA38C5"/>
    <w:rsid w:val="00AA3E7E"/>
    <w:rsid w:val="00AA4CC4"/>
    <w:rsid w:val="00AA6966"/>
    <w:rsid w:val="00AA6A34"/>
    <w:rsid w:val="00AB14CA"/>
    <w:rsid w:val="00AB463D"/>
    <w:rsid w:val="00AB4B97"/>
    <w:rsid w:val="00AB555A"/>
    <w:rsid w:val="00AB756F"/>
    <w:rsid w:val="00AB78A4"/>
    <w:rsid w:val="00AB7F2D"/>
    <w:rsid w:val="00AC0BFE"/>
    <w:rsid w:val="00AC1A4B"/>
    <w:rsid w:val="00AC54BD"/>
    <w:rsid w:val="00AD0534"/>
    <w:rsid w:val="00AD189F"/>
    <w:rsid w:val="00AD2DD6"/>
    <w:rsid w:val="00AD49FE"/>
    <w:rsid w:val="00AD5CE9"/>
    <w:rsid w:val="00AD723A"/>
    <w:rsid w:val="00AD7499"/>
    <w:rsid w:val="00AE197E"/>
    <w:rsid w:val="00AE19D7"/>
    <w:rsid w:val="00AE3B4E"/>
    <w:rsid w:val="00AE4F75"/>
    <w:rsid w:val="00AE65A6"/>
    <w:rsid w:val="00AE7081"/>
    <w:rsid w:val="00AF15FD"/>
    <w:rsid w:val="00AF2396"/>
    <w:rsid w:val="00AF2609"/>
    <w:rsid w:val="00AF2916"/>
    <w:rsid w:val="00AF3651"/>
    <w:rsid w:val="00AF3657"/>
    <w:rsid w:val="00AF5851"/>
    <w:rsid w:val="00AF59AD"/>
    <w:rsid w:val="00AF60D9"/>
    <w:rsid w:val="00B02006"/>
    <w:rsid w:val="00B0249C"/>
    <w:rsid w:val="00B030F7"/>
    <w:rsid w:val="00B0497F"/>
    <w:rsid w:val="00B05207"/>
    <w:rsid w:val="00B10B98"/>
    <w:rsid w:val="00B116B5"/>
    <w:rsid w:val="00B11A69"/>
    <w:rsid w:val="00B11F9E"/>
    <w:rsid w:val="00B12587"/>
    <w:rsid w:val="00B12767"/>
    <w:rsid w:val="00B132B8"/>
    <w:rsid w:val="00B13812"/>
    <w:rsid w:val="00B14726"/>
    <w:rsid w:val="00B15CC2"/>
    <w:rsid w:val="00B176DC"/>
    <w:rsid w:val="00B242F5"/>
    <w:rsid w:val="00B275D1"/>
    <w:rsid w:val="00B27670"/>
    <w:rsid w:val="00B27AB5"/>
    <w:rsid w:val="00B321AE"/>
    <w:rsid w:val="00B3335E"/>
    <w:rsid w:val="00B33A76"/>
    <w:rsid w:val="00B378B6"/>
    <w:rsid w:val="00B43F7F"/>
    <w:rsid w:val="00B46168"/>
    <w:rsid w:val="00B50463"/>
    <w:rsid w:val="00B51901"/>
    <w:rsid w:val="00B52718"/>
    <w:rsid w:val="00B53FD4"/>
    <w:rsid w:val="00B54D0B"/>
    <w:rsid w:val="00B554CE"/>
    <w:rsid w:val="00B56694"/>
    <w:rsid w:val="00B5720E"/>
    <w:rsid w:val="00B57275"/>
    <w:rsid w:val="00B57340"/>
    <w:rsid w:val="00B618C0"/>
    <w:rsid w:val="00B61F19"/>
    <w:rsid w:val="00B655C9"/>
    <w:rsid w:val="00B65FF2"/>
    <w:rsid w:val="00B660B7"/>
    <w:rsid w:val="00B677D2"/>
    <w:rsid w:val="00B700D1"/>
    <w:rsid w:val="00B705DA"/>
    <w:rsid w:val="00B71B1D"/>
    <w:rsid w:val="00B73FC8"/>
    <w:rsid w:val="00B74F9C"/>
    <w:rsid w:val="00B75ECF"/>
    <w:rsid w:val="00B76265"/>
    <w:rsid w:val="00B76486"/>
    <w:rsid w:val="00B77DF9"/>
    <w:rsid w:val="00B80AB1"/>
    <w:rsid w:val="00B817AF"/>
    <w:rsid w:val="00B842D6"/>
    <w:rsid w:val="00B84D8C"/>
    <w:rsid w:val="00B84F03"/>
    <w:rsid w:val="00B857CE"/>
    <w:rsid w:val="00B86279"/>
    <w:rsid w:val="00B90E63"/>
    <w:rsid w:val="00B92941"/>
    <w:rsid w:val="00B93DF6"/>
    <w:rsid w:val="00B947F7"/>
    <w:rsid w:val="00B96A79"/>
    <w:rsid w:val="00BA0A93"/>
    <w:rsid w:val="00BA0F1F"/>
    <w:rsid w:val="00BA15FC"/>
    <w:rsid w:val="00BA1ED6"/>
    <w:rsid w:val="00BA562E"/>
    <w:rsid w:val="00BA62DA"/>
    <w:rsid w:val="00BA6F55"/>
    <w:rsid w:val="00BA6FD7"/>
    <w:rsid w:val="00BA735B"/>
    <w:rsid w:val="00BB21C6"/>
    <w:rsid w:val="00BB3DA5"/>
    <w:rsid w:val="00BB4E66"/>
    <w:rsid w:val="00BC1A38"/>
    <w:rsid w:val="00BC48DA"/>
    <w:rsid w:val="00BC7CBC"/>
    <w:rsid w:val="00BD13EE"/>
    <w:rsid w:val="00BD2F72"/>
    <w:rsid w:val="00BD341C"/>
    <w:rsid w:val="00BD47C8"/>
    <w:rsid w:val="00BD7AAD"/>
    <w:rsid w:val="00BE0A5E"/>
    <w:rsid w:val="00BE1ABF"/>
    <w:rsid w:val="00BE345E"/>
    <w:rsid w:val="00BE393C"/>
    <w:rsid w:val="00BE4028"/>
    <w:rsid w:val="00BE464D"/>
    <w:rsid w:val="00BE5839"/>
    <w:rsid w:val="00BE5CC6"/>
    <w:rsid w:val="00BE7BF9"/>
    <w:rsid w:val="00BF088C"/>
    <w:rsid w:val="00BF1632"/>
    <w:rsid w:val="00BF30F8"/>
    <w:rsid w:val="00BF4241"/>
    <w:rsid w:val="00BF4C87"/>
    <w:rsid w:val="00BF5BD6"/>
    <w:rsid w:val="00BF6308"/>
    <w:rsid w:val="00C003C0"/>
    <w:rsid w:val="00C01784"/>
    <w:rsid w:val="00C03046"/>
    <w:rsid w:val="00C036E7"/>
    <w:rsid w:val="00C04D57"/>
    <w:rsid w:val="00C05390"/>
    <w:rsid w:val="00C06078"/>
    <w:rsid w:val="00C06599"/>
    <w:rsid w:val="00C069FF"/>
    <w:rsid w:val="00C10CCC"/>
    <w:rsid w:val="00C10D12"/>
    <w:rsid w:val="00C11075"/>
    <w:rsid w:val="00C112A1"/>
    <w:rsid w:val="00C113BB"/>
    <w:rsid w:val="00C11914"/>
    <w:rsid w:val="00C11CD3"/>
    <w:rsid w:val="00C1203A"/>
    <w:rsid w:val="00C121BD"/>
    <w:rsid w:val="00C168EC"/>
    <w:rsid w:val="00C171ED"/>
    <w:rsid w:val="00C173C0"/>
    <w:rsid w:val="00C17AB9"/>
    <w:rsid w:val="00C205E6"/>
    <w:rsid w:val="00C217FB"/>
    <w:rsid w:val="00C21D38"/>
    <w:rsid w:val="00C21FAF"/>
    <w:rsid w:val="00C2345A"/>
    <w:rsid w:val="00C24573"/>
    <w:rsid w:val="00C24578"/>
    <w:rsid w:val="00C247FB"/>
    <w:rsid w:val="00C25335"/>
    <w:rsid w:val="00C2547C"/>
    <w:rsid w:val="00C301BD"/>
    <w:rsid w:val="00C31867"/>
    <w:rsid w:val="00C32ACD"/>
    <w:rsid w:val="00C35127"/>
    <w:rsid w:val="00C36FF3"/>
    <w:rsid w:val="00C41DF2"/>
    <w:rsid w:val="00C46640"/>
    <w:rsid w:val="00C5107C"/>
    <w:rsid w:val="00C51879"/>
    <w:rsid w:val="00C51E30"/>
    <w:rsid w:val="00C524EC"/>
    <w:rsid w:val="00C5486F"/>
    <w:rsid w:val="00C54BE9"/>
    <w:rsid w:val="00C55FAF"/>
    <w:rsid w:val="00C57456"/>
    <w:rsid w:val="00C600FB"/>
    <w:rsid w:val="00C628AF"/>
    <w:rsid w:val="00C62AD8"/>
    <w:rsid w:val="00C64B43"/>
    <w:rsid w:val="00C71DD7"/>
    <w:rsid w:val="00C725C2"/>
    <w:rsid w:val="00C7278A"/>
    <w:rsid w:val="00C72AA7"/>
    <w:rsid w:val="00C74244"/>
    <w:rsid w:val="00C76290"/>
    <w:rsid w:val="00C77464"/>
    <w:rsid w:val="00C80287"/>
    <w:rsid w:val="00C80DCE"/>
    <w:rsid w:val="00C81C61"/>
    <w:rsid w:val="00C81C83"/>
    <w:rsid w:val="00C85E68"/>
    <w:rsid w:val="00C91C70"/>
    <w:rsid w:val="00C91FAE"/>
    <w:rsid w:val="00C92A33"/>
    <w:rsid w:val="00C92FE1"/>
    <w:rsid w:val="00C93690"/>
    <w:rsid w:val="00C947E2"/>
    <w:rsid w:val="00C97B84"/>
    <w:rsid w:val="00CA0232"/>
    <w:rsid w:val="00CA09E7"/>
    <w:rsid w:val="00CA5838"/>
    <w:rsid w:val="00CA7A1A"/>
    <w:rsid w:val="00CB3EB8"/>
    <w:rsid w:val="00CB4CCF"/>
    <w:rsid w:val="00CB6BCC"/>
    <w:rsid w:val="00CC046D"/>
    <w:rsid w:val="00CC1758"/>
    <w:rsid w:val="00CC4AF4"/>
    <w:rsid w:val="00CC6F59"/>
    <w:rsid w:val="00CC73CA"/>
    <w:rsid w:val="00CC74D9"/>
    <w:rsid w:val="00CD282F"/>
    <w:rsid w:val="00CD2A8E"/>
    <w:rsid w:val="00CD429A"/>
    <w:rsid w:val="00CD5909"/>
    <w:rsid w:val="00CD7290"/>
    <w:rsid w:val="00CD7DAD"/>
    <w:rsid w:val="00CD7E26"/>
    <w:rsid w:val="00CE0603"/>
    <w:rsid w:val="00CE0A53"/>
    <w:rsid w:val="00CE2538"/>
    <w:rsid w:val="00CE29DC"/>
    <w:rsid w:val="00CE2C87"/>
    <w:rsid w:val="00CE2DD2"/>
    <w:rsid w:val="00CE3B80"/>
    <w:rsid w:val="00CE3BEC"/>
    <w:rsid w:val="00CE4DE2"/>
    <w:rsid w:val="00CE4E9E"/>
    <w:rsid w:val="00CE7DF1"/>
    <w:rsid w:val="00CF4CBC"/>
    <w:rsid w:val="00CF4E68"/>
    <w:rsid w:val="00CF54CB"/>
    <w:rsid w:val="00D01522"/>
    <w:rsid w:val="00D02654"/>
    <w:rsid w:val="00D05C2B"/>
    <w:rsid w:val="00D067CA"/>
    <w:rsid w:val="00D12AA4"/>
    <w:rsid w:val="00D15985"/>
    <w:rsid w:val="00D2321B"/>
    <w:rsid w:val="00D2784C"/>
    <w:rsid w:val="00D27AB0"/>
    <w:rsid w:val="00D30220"/>
    <w:rsid w:val="00D30A29"/>
    <w:rsid w:val="00D315A3"/>
    <w:rsid w:val="00D31703"/>
    <w:rsid w:val="00D32712"/>
    <w:rsid w:val="00D33756"/>
    <w:rsid w:val="00D33F85"/>
    <w:rsid w:val="00D34023"/>
    <w:rsid w:val="00D34844"/>
    <w:rsid w:val="00D37BC2"/>
    <w:rsid w:val="00D40596"/>
    <w:rsid w:val="00D42483"/>
    <w:rsid w:val="00D42ED0"/>
    <w:rsid w:val="00D4308C"/>
    <w:rsid w:val="00D4388D"/>
    <w:rsid w:val="00D43A19"/>
    <w:rsid w:val="00D45B67"/>
    <w:rsid w:val="00D47143"/>
    <w:rsid w:val="00D47568"/>
    <w:rsid w:val="00D510A5"/>
    <w:rsid w:val="00D5137C"/>
    <w:rsid w:val="00D54663"/>
    <w:rsid w:val="00D5474C"/>
    <w:rsid w:val="00D56011"/>
    <w:rsid w:val="00D56645"/>
    <w:rsid w:val="00D60252"/>
    <w:rsid w:val="00D60AA5"/>
    <w:rsid w:val="00D60D74"/>
    <w:rsid w:val="00D60E85"/>
    <w:rsid w:val="00D651C9"/>
    <w:rsid w:val="00D655E4"/>
    <w:rsid w:val="00D660D9"/>
    <w:rsid w:val="00D66AD2"/>
    <w:rsid w:val="00D7099A"/>
    <w:rsid w:val="00D713A8"/>
    <w:rsid w:val="00D73495"/>
    <w:rsid w:val="00D74363"/>
    <w:rsid w:val="00D74653"/>
    <w:rsid w:val="00D75233"/>
    <w:rsid w:val="00D75A41"/>
    <w:rsid w:val="00D7630F"/>
    <w:rsid w:val="00D7713A"/>
    <w:rsid w:val="00D804CF"/>
    <w:rsid w:val="00D80FD4"/>
    <w:rsid w:val="00D820A6"/>
    <w:rsid w:val="00D83AC2"/>
    <w:rsid w:val="00D8406E"/>
    <w:rsid w:val="00D8599A"/>
    <w:rsid w:val="00D85A05"/>
    <w:rsid w:val="00D85E66"/>
    <w:rsid w:val="00D86141"/>
    <w:rsid w:val="00D86D37"/>
    <w:rsid w:val="00D9091D"/>
    <w:rsid w:val="00D9203F"/>
    <w:rsid w:val="00D92FBB"/>
    <w:rsid w:val="00D95417"/>
    <w:rsid w:val="00D95496"/>
    <w:rsid w:val="00D97248"/>
    <w:rsid w:val="00DA000A"/>
    <w:rsid w:val="00DA0134"/>
    <w:rsid w:val="00DA155D"/>
    <w:rsid w:val="00DA2C04"/>
    <w:rsid w:val="00DA3DF5"/>
    <w:rsid w:val="00DA67F6"/>
    <w:rsid w:val="00DA71F3"/>
    <w:rsid w:val="00DB0697"/>
    <w:rsid w:val="00DB0AD8"/>
    <w:rsid w:val="00DB0E83"/>
    <w:rsid w:val="00DB18FA"/>
    <w:rsid w:val="00DB19E5"/>
    <w:rsid w:val="00DB1A0D"/>
    <w:rsid w:val="00DB1B31"/>
    <w:rsid w:val="00DB1B86"/>
    <w:rsid w:val="00DB2C63"/>
    <w:rsid w:val="00DB6F62"/>
    <w:rsid w:val="00DC060D"/>
    <w:rsid w:val="00DC1B0D"/>
    <w:rsid w:val="00DC3D7D"/>
    <w:rsid w:val="00DC497D"/>
    <w:rsid w:val="00DC6863"/>
    <w:rsid w:val="00DC7598"/>
    <w:rsid w:val="00DD0F48"/>
    <w:rsid w:val="00DD1150"/>
    <w:rsid w:val="00DD6248"/>
    <w:rsid w:val="00DD6C9A"/>
    <w:rsid w:val="00DD7F74"/>
    <w:rsid w:val="00DE17E7"/>
    <w:rsid w:val="00DE359E"/>
    <w:rsid w:val="00DF0235"/>
    <w:rsid w:val="00DF1350"/>
    <w:rsid w:val="00DF13C3"/>
    <w:rsid w:val="00DF26DB"/>
    <w:rsid w:val="00DF46C2"/>
    <w:rsid w:val="00DF4886"/>
    <w:rsid w:val="00DF4EB1"/>
    <w:rsid w:val="00DF52B8"/>
    <w:rsid w:val="00DF537A"/>
    <w:rsid w:val="00E01381"/>
    <w:rsid w:val="00E030DE"/>
    <w:rsid w:val="00E06F1E"/>
    <w:rsid w:val="00E11B96"/>
    <w:rsid w:val="00E13E77"/>
    <w:rsid w:val="00E14D15"/>
    <w:rsid w:val="00E152CC"/>
    <w:rsid w:val="00E173F2"/>
    <w:rsid w:val="00E251B5"/>
    <w:rsid w:val="00E2614E"/>
    <w:rsid w:val="00E30ACA"/>
    <w:rsid w:val="00E30B58"/>
    <w:rsid w:val="00E32B6A"/>
    <w:rsid w:val="00E34629"/>
    <w:rsid w:val="00E35809"/>
    <w:rsid w:val="00E36AF5"/>
    <w:rsid w:val="00E411C6"/>
    <w:rsid w:val="00E42F55"/>
    <w:rsid w:val="00E4370B"/>
    <w:rsid w:val="00E46012"/>
    <w:rsid w:val="00E46BF9"/>
    <w:rsid w:val="00E4743D"/>
    <w:rsid w:val="00E4754F"/>
    <w:rsid w:val="00E47DA6"/>
    <w:rsid w:val="00E5058C"/>
    <w:rsid w:val="00E511AF"/>
    <w:rsid w:val="00E51A77"/>
    <w:rsid w:val="00E5257B"/>
    <w:rsid w:val="00E5427C"/>
    <w:rsid w:val="00E546C3"/>
    <w:rsid w:val="00E56A48"/>
    <w:rsid w:val="00E5744C"/>
    <w:rsid w:val="00E6018F"/>
    <w:rsid w:val="00E60257"/>
    <w:rsid w:val="00E608C3"/>
    <w:rsid w:val="00E62024"/>
    <w:rsid w:val="00E6645E"/>
    <w:rsid w:val="00E672AC"/>
    <w:rsid w:val="00E700AD"/>
    <w:rsid w:val="00E70B2A"/>
    <w:rsid w:val="00E71F66"/>
    <w:rsid w:val="00E730DD"/>
    <w:rsid w:val="00E75E92"/>
    <w:rsid w:val="00E76944"/>
    <w:rsid w:val="00E8027F"/>
    <w:rsid w:val="00E804CF"/>
    <w:rsid w:val="00E806F8"/>
    <w:rsid w:val="00E81E81"/>
    <w:rsid w:val="00E83095"/>
    <w:rsid w:val="00E83D8D"/>
    <w:rsid w:val="00E846F5"/>
    <w:rsid w:val="00E8591E"/>
    <w:rsid w:val="00E90AE6"/>
    <w:rsid w:val="00E9179F"/>
    <w:rsid w:val="00E93755"/>
    <w:rsid w:val="00E94A48"/>
    <w:rsid w:val="00E95624"/>
    <w:rsid w:val="00E957C3"/>
    <w:rsid w:val="00E9590B"/>
    <w:rsid w:val="00E9593A"/>
    <w:rsid w:val="00E968EE"/>
    <w:rsid w:val="00E9736F"/>
    <w:rsid w:val="00EA1372"/>
    <w:rsid w:val="00EA2CAD"/>
    <w:rsid w:val="00EA30D1"/>
    <w:rsid w:val="00EA352C"/>
    <w:rsid w:val="00EA41DB"/>
    <w:rsid w:val="00EA66FD"/>
    <w:rsid w:val="00EB0170"/>
    <w:rsid w:val="00EB17D8"/>
    <w:rsid w:val="00EB36F6"/>
    <w:rsid w:val="00EB401D"/>
    <w:rsid w:val="00EB4363"/>
    <w:rsid w:val="00EB52D3"/>
    <w:rsid w:val="00EC05F7"/>
    <w:rsid w:val="00EC0962"/>
    <w:rsid w:val="00EC2301"/>
    <w:rsid w:val="00ED4EAA"/>
    <w:rsid w:val="00ED55A8"/>
    <w:rsid w:val="00ED7CBB"/>
    <w:rsid w:val="00ED7FAD"/>
    <w:rsid w:val="00EE01A9"/>
    <w:rsid w:val="00EE0C5C"/>
    <w:rsid w:val="00EE5182"/>
    <w:rsid w:val="00EE7315"/>
    <w:rsid w:val="00EE7F8E"/>
    <w:rsid w:val="00EF064E"/>
    <w:rsid w:val="00EF06AB"/>
    <w:rsid w:val="00EF071E"/>
    <w:rsid w:val="00EF1D00"/>
    <w:rsid w:val="00EF2909"/>
    <w:rsid w:val="00EF35EC"/>
    <w:rsid w:val="00EF4418"/>
    <w:rsid w:val="00F0055B"/>
    <w:rsid w:val="00F008F9"/>
    <w:rsid w:val="00F00D88"/>
    <w:rsid w:val="00F022E0"/>
    <w:rsid w:val="00F039A7"/>
    <w:rsid w:val="00F03AC1"/>
    <w:rsid w:val="00F05288"/>
    <w:rsid w:val="00F11306"/>
    <w:rsid w:val="00F1196E"/>
    <w:rsid w:val="00F11E54"/>
    <w:rsid w:val="00F127EE"/>
    <w:rsid w:val="00F128A7"/>
    <w:rsid w:val="00F144C3"/>
    <w:rsid w:val="00F14F45"/>
    <w:rsid w:val="00F1678C"/>
    <w:rsid w:val="00F1684F"/>
    <w:rsid w:val="00F17A88"/>
    <w:rsid w:val="00F20B26"/>
    <w:rsid w:val="00F21B93"/>
    <w:rsid w:val="00F21EC7"/>
    <w:rsid w:val="00F228A4"/>
    <w:rsid w:val="00F2405F"/>
    <w:rsid w:val="00F2634A"/>
    <w:rsid w:val="00F26624"/>
    <w:rsid w:val="00F31437"/>
    <w:rsid w:val="00F32409"/>
    <w:rsid w:val="00F3320A"/>
    <w:rsid w:val="00F34281"/>
    <w:rsid w:val="00F34C51"/>
    <w:rsid w:val="00F34FA7"/>
    <w:rsid w:val="00F355D8"/>
    <w:rsid w:val="00F37F7C"/>
    <w:rsid w:val="00F405C6"/>
    <w:rsid w:val="00F417C6"/>
    <w:rsid w:val="00F41C82"/>
    <w:rsid w:val="00F42FBC"/>
    <w:rsid w:val="00F439C7"/>
    <w:rsid w:val="00F43A5D"/>
    <w:rsid w:val="00F43C63"/>
    <w:rsid w:val="00F4427A"/>
    <w:rsid w:val="00F44AA3"/>
    <w:rsid w:val="00F4544D"/>
    <w:rsid w:val="00F45621"/>
    <w:rsid w:val="00F456B0"/>
    <w:rsid w:val="00F4582F"/>
    <w:rsid w:val="00F4665A"/>
    <w:rsid w:val="00F46CF4"/>
    <w:rsid w:val="00F510C2"/>
    <w:rsid w:val="00F52E4A"/>
    <w:rsid w:val="00F53188"/>
    <w:rsid w:val="00F54B2A"/>
    <w:rsid w:val="00F557B3"/>
    <w:rsid w:val="00F55BB1"/>
    <w:rsid w:val="00F57FB0"/>
    <w:rsid w:val="00F607E3"/>
    <w:rsid w:val="00F60CE6"/>
    <w:rsid w:val="00F61CAB"/>
    <w:rsid w:val="00F61E92"/>
    <w:rsid w:val="00F63AB6"/>
    <w:rsid w:val="00F65778"/>
    <w:rsid w:val="00F67AC2"/>
    <w:rsid w:val="00F67B9A"/>
    <w:rsid w:val="00F73097"/>
    <w:rsid w:val="00F739EF"/>
    <w:rsid w:val="00F73E8E"/>
    <w:rsid w:val="00F743D7"/>
    <w:rsid w:val="00F7530E"/>
    <w:rsid w:val="00F8003F"/>
    <w:rsid w:val="00F80405"/>
    <w:rsid w:val="00F820E2"/>
    <w:rsid w:val="00F8217C"/>
    <w:rsid w:val="00F8499E"/>
    <w:rsid w:val="00F8588A"/>
    <w:rsid w:val="00F863A3"/>
    <w:rsid w:val="00F8A537"/>
    <w:rsid w:val="00F909F4"/>
    <w:rsid w:val="00F917A7"/>
    <w:rsid w:val="00F92AB4"/>
    <w:rsid w:val="00F92DD8"/>
    <w:rsid w:val="00F940BE"/>
    <w:rsid w:val="00F95D2B"/>
    <w:rsid w:val="00F95EAC"/>
    <w:rsid w:val="00FA0CA7"/>
    <w:rsid w:val="00FA2B7A"/>
    <w:rsid w:val="00FA38BE"/>
    <w:rsid w:val="00FB213D"/>
    <w:rsid w:val="00FB2F11"/>
    <w:rsid w:val="00FB5788"/>
    <w:rsid w:val="00FB60A7"/>
    <w:rsid w:val="00FB77BD"/>
    <w:rsid w:val="00FC0967"/>
    <w:rsid w:val="00FC0B53"/>
    <w:rsid w:val="00FC192A"/>
    <w:rsid w:val="00FC3C4D"/>
    <w:rsid w:val="00FC407D"/>
    <w:rsid w:val="00FC4A8D"/>
    <w:rsid w:val="00FC4EAD"/>
    <w:rsid w:val="00FC5F1C"/>
    <w:rsid w:val="00FC605A"/>
    <w:rsid w:val="00FC62C1"/>
    <w:rsid w:val="00FC6B46"/>
    <w:rsid w:val="00FC7A80"/>
    <w:rsid w:val="00FC7EE5"/>
    <w:rsid w:val="00FCBA1A"/>
    <w:rsid w:val="00FD03D2"/>
    <w:rsid w:val="00FD4153"/>
    <w:rsid w:val="00FD4F28"/>
    <w:rsid w:val="00FE2D52"/>
    <w:rsid w:val="00FE499D"/>
    <w:rsid w:val="00FE538E"/>
    <w:rsid w:val="00FE5EBB"/>
    <w:rsid w:val="00FE770F"/>
    <w:rsid w:val="00FE7E61"/>
    <w:rsid w:val="00FF01BB"/>
    <w:rsid w:val="00FF202C"/>
    <w:rsid w:val="00FF2BF5"/>
    <w:rsid w:val="00FF4237"/>
    <w:rsid w:val="00FF62ED"/>
    <w:rsid w:val="00FF652E"/>
    <w:rsid w:val="01083A3F"/>
    <w:rsid w:val="010A6C57"/>
    <w:rsid w:val="010B13D8"/>
    <w:rsid w:val="0113DD8A"/>
    <w:rsid w:val="01393094"/>
    <w:rsid w:val="013AA807"/>
    <w:rsid w:val="013C3E62"/>
    <w:rsid w:val="015931B2"/>
    <w:rsid w:val="017A4505"/>
    <w:rsid w:val="01D654AA"/>
    <w:rsid w:val="01F5A51E"/>
    <w:rsid w:val="02165318"/>
    <w:rsid w:val="0228C449"/>
    <w:rsid w:val="023B1FF3"/>
    <w:rsid w:val="0257FA86"/>
    <w:rsid w:val="02581943"/>
    <w:rsid w:val="026850D1"/>
    <w:rsid w:val="028AA8BB"/>
    <w:rsid w:val="029A71F3"/>
    <w:rsid w:val="02C52584"/>
    <w:rsid w:val="02D24B48"/>
    <w:rsid w:val="02D2E981"/>
    <w:rsid w:val="034385A1"/>
    <w:rsid w:val="03688469"/>
    <w:rsid w:val="037C7AF7"/>
    <w:rsid w:val="03AB49CE"/>
    <w:rsid w:val="03B7B0E5"/>
    <w:rsid w:val="03F69594"/>
    <w:rsid w:val="04250EED"/>
    <w:rsid w:val="048822B7"/>
    <w:rsid w:val="04AF61E1"/>
    <w:rsid w:val="04BDA58E"/>
    <w:rsid w:val="04F9B882"/>
    <w:rsid w:val="0501238D"/>
    <w:rsid w:val="0504C7BA"/>
    <w:rsid w:val="050CE32B"/>
    <w:rsid w:val="0514E79A"/>
    <w:rsid w:val="0542E70C"/>
    <w:rsid w:val="054DF9EB"/>
    <w:rsid w:val="058BABA3"/>
    <w:rsid w:val="058D3852"/>
    <w:rsid w:val="058F388E"/>
    <w:rsid w:val="05C4DAB4"/>
    <w:rsid w:val="05D907DC"/>
    <w:rsid w:val="060AEFE0"/>
    <w:rsid w:val="0628A238"/>
    <w:rsid w:val="063239E9"/>
    <w:rsid w:val="0634C6FB"/>
    <w:rsid w:val="0636A582"/>
    <w:rsid w:val="063FF235"/>
    <w:rsid w:val="0652DC0F"/>
    <w:rsid w:val="065EB0B2"/>
    <w:rsid w:val="068DDBE4"/>
    <w:rsid w:val="068E0E9C"/>
    <w:rsid w:val="068EAAF9"/>
    <w:rsid w:val="06928020"/>
    <w:rsid w:val="06A852A2"/>
    <w:rsid w:val="06B2F8E7"/>
    <w:rsid w:val="071711CA"/>
    <w:rsid w:val="072A871D"/>
    <w:rsid w:val="073917F8"/>
    <w:rsid w:val="0756BD4C"/>
    <w:rsid w:val="077AAC87"/>
    <w:rsid w:val="0788AD80"/>
    <w:rsid w:val="078DCB98"/>
    <w:rsid w:val="079BCC0A"/>
    <w:rsid w:val="07A1CC1A"/>
    <w:rsid w:val="07CE0F9F"/>
    <w:rsid w:val="07DB7C26"/>
    <w:rsid w:val="07E55C20"/>
    <w:rsid w:val="080A94B4"/>
    <w:rsid w:val="080B3416"/>
    <w:rsid w:val="081DE57A"/>
    <w:rsid w:val="082B1FDF"/>
    <w:rsid w:val="0856FC7A"/>
    <w:rsid w:val="08F5BCD9"/>
    <w:rsid w:val="09073006"/>
    <w:rsid w:val="092A5A2E"/>
    <w:rsid w:val="09423A74"/>
    <w:rsid w:val="094FD04D"/>
    <w:rsid w:val="095061E9"/>
    <w:rsid w:val="09674E56"/>
    <w:rsid w:val="0978CBE4"/>
    <w:rsid w:val="09956029"/>
    <w:rsid w:val="0A3A44E1"/>
    <w:rsid w:val="0A3A6E6A"/>
    <w:rsid w:val="0A505DF6"/>
    <w:rsid w:val="0A7F11C0"/>
    <w:rsid w:val="0A83159A"/>
    <w:rsid w:val="0AC2566F"/>
    <w:rsid w:val="0ACEE8E5"/>
    <w:rsid w:val="0AE005F6"/>
    <w:rsid w:val="0AE4EB92"/>
    <w:rsid w:val="0B266421"/>
    <w:rsid w:val="0B26C5AE"/>
    <w:rsid w:val="0B45CFF6"/>
    <w:rsid w:val="0B7CDB93"/>
    <w:rsid w:val="0BA4B71D"/>
    <w:rsid w:val="0BBE3775"/>
    <w:rsid w:val="0BE35C5C"/>
    <w:rsid w:val="0C03E13D"/>
    <w:rsid w:val="0C04B192"/>
    <w:rsid w:val="0C08690D"/>
    <w:rsid w:val="0C130CC1"/>
    <w:rsid w:val="0C43B5D9"/>
    <w:rsid w:val="0C95711C"/>
    <w:rsid w:val="0C9946F8"/>
    <w:rsid w:val="0C9E34DB"/>
    <w:rsid w:val="0D131BF6"/>
    <w:rsid w:val="0D273D95"/>
    <w:rsid w:val="0D3AC196"/>
    <w:rsid w:val="0D69CF73"/>
    <w:rsid w:val="0D7A37E3"/>
    <w:rsid w:val="0D8D95FE"/>
    <w:rsid w:val="0D98B56D"/>
    <w:rsid w:val="0DBBD899"/>
    <w:rsid w:val="0DD60247"/>
    <w:rsid w:val="0DE5D058"/>
    <w:rsid w:val="0E0B48FE"/>
    <w:rsid w:val="0E1CE364"/>
    <w:rsid w:val="0E1E8C5D"/>
    <w:rsid w:val="0E1EE9CF"/>
    <w:rsid w:val="0EAB2A6A"/>
    <w:rsid w:val="0EAB6923"/>
    <w:rsid w:val="0EC9A53F"/>
    <w:rsid w:val="0EFC65E8"/>
    <w:rsid w:val="0F4BE266"/>
    <w:rsid w:val="0FC505B6"/>
    <w:rsid w:val="1001DDB1"/>
    <w:rsid w:val="1026C8A3"/>
    <w:rsid w:val="103465E9"/>
    <w:rsid w:val="104E8F55"/>
    <w:rsid w:val="105B7B44"/>
    <w:rsid w:val="10935DCF"/>
    <w:rsid w:val="10ABEDBE"/>
    <w:rsid w:val="10E3604C"/>
    <w:rsid w:val="10E403F1"/>
    <w:rsid w:val="10E83A5B"/>
    <w:rsid w:val="10F2571E"/>
    <w:rsid w:val="1105A610"/>
    <w:rsid w:val="111369A8"/>
    <w:rsid w:val="11446B06"/>
    <w:rsid w:val="1149A75B"/>
    <w:rsid w:val="1152C2D6"/>
    <w:rsid w:val="11551F7C"/>
    <w:rsid w:val="11795989"/>
    <w:rsid w:val="117F5533"/>
    <w:rsid w:val="11A48A1B"/>
    <w:rsid w:val="11A5288C"/>
    <w:rsid w:val="11AA4EAF"/>
    <w:rsid w:val="11C0AAC0"/>
    <w:rsid w:val="121EE62A"/>
    <w:rsid w:val="12410F0F"/>
    <w:rsid w:val="1247493B"/>
    <w:rsid w:val="1264DF25"/>
    <w:rsid w:val="1293A031"/>
    <w:rsid w:val="1298EA6F"/>
    <w:rsid w:val="12B8A8BC"/>
    <w:rsid w:val="12BDCEB8"/>
    <w:rsid w:val="1303924E"/>
    <w:rsid w:val="1324882D"/>
    <w:rsid w:val="135E365F"/>
    <w:rsid w:val="138A9398"/>
    <w:rsid w:val="141E4E94"/>
    <w:rsid w:val="1425D3AF"/>
    <w:rsid w:val="146A25C2"/>
    <w:rsid w:val="1494439C"/>
    <w:rsid w:val="149A3AD2"/>
    <w:rsid w:val="14C0D76D"/>
    <w:rsid w:val="14C90349"/>
    <w:rsid w:val="1516FC99"/>
    <w:rsid w:val="151B1EC3"/>
    <w:rsid w:val="152923B5"/>
    <w:rsid w:val="153D4E10"/>
    <w:rsid w:val="1566D283"/>
    <w:rsid w:val="159AB931"/>
    <w:rsid w:val="159B98AE"/>
    <w:rsid w:val="15AC9376"/>
    <w:rsid w:val="15AE401F"/>
    <w:rsid w:val="15B0E365"/>
    <w:rsid w:val="15F0FD91"/>
    <w:rsid w:val="15F5AB1D"/>
    <w:rsid w:val="1609A2D1"/>
    <w:rsid w:val="160F2038"/>
    <w:rsid w:val="1615A85A"/>
    <w:rsid w:val="161ED731"/>
    <w:rsid w:val="16687F73"/>
    <w:rsid w:val="16845613"/>
    <w:rsid w:val="1686FE0C"/>
    <w:rsid w:val="168B43B1"/>
    <w:rsid w:val="16ACD149"/>
    <w:rsid w:val="16AFFA99"/>
    <w:rsid w:val="16BC2243"/>
    <w:rsid w:val="16BDB2B5"/>
    <w:rsid w:val="16DF3849"/>
    <w:rsid w:val="17354E4B"/>
    <w:rsid w:val="173F55B6"/>
    <w:rsid w:val="1744685B"/>
    <w:rsid w:val="1745F425"/>
    <w:rsid w:val="1748986D"/>
    <w:rsid w:val="177C6A99"/>
    <w:rsid w:val="179E3B06"/>
    <w:rsid w:val="17BAFB7E"/>
    <w:rsid w:val="17D70AA3"/>
    <w:rsid w:val="17DB2CB7"/>
    <w:rsid w:val="17E2F16D"/>
    <w:rsid w:val="17F0399C"/>
    <w:rsid w:val="180B207F"/>
    <w:rsid w:val="184BDFD2"/>
    <w:rsid w:val="184CCC91"/>
    <w:rsid w:val="186F16C2"/>
    <w:rsid w:val="18DA1921"/>
    <w:rsid w:val="18E4D56C"/>
    <w:rsid w:val="18E55E26"/>
    <w:rsid w:val="18E8D8D8"/>
    <w:rsid w:val="19187F04"/>
    <w:rsid w:val="191C2CAA"/>
    <w:rsid w:val="1927A12B"/>
    <w:rsid w:val="193896FF"/>
    <w:rsid w:val="195A4D85"/>
    <w:rsid w:val="197E92E5"/>
    <w:rsid w:val="197F801C"/>
    <w:rsid w:val="198BE730"/>
    <w:rsid w:val="198C64DB"/>
    <w:rsid w:val="19B131E6"/>
    <w:rsid w:val="19B8938D"/>
    <w:rsid w:val="19D234C8"/>
    <w:rsid w:val="1A06E115"/>
    <w:rsid w:val="1A40A90E"/>
    <w:rsid w:val="1A4C4B23"/>
    <w:rsid w:val="1A4F1859"/>
    <w:rsid w:val="1A540258"/>
    <w:rsid w:val="1ACE7BBE"/>
    <w:rsid w:val="1AE92DB7"/>
    <w:rsid w:val="1B0E8EF9"/>
    <w:rsid w:val="1B1C3FC3"/>
    <w:rsid w:val="1B7B1452"/>
    <w:rsid w:val="1B8CFC57"/>
    <w:rsid w:val="1BE3CCB5"/>
    <w:rsid w:val="1BFF44F6"/>
    <w:rsid w:val="1C3ABFA0"/>
    <w:rsid w:val="1C4A9F1A"/>
    <w:rsid w:val="1C5019C2"/>
    <w:rsid w:val="1C61C41C"/>
    <w:rsid w:val="1C79D556"/>
    <w:rsid w:val="1C9C66E4"/>
    <w:rsid w:val="1CADDF8D"/>
    <w:rsid w:val="1CBC8401"/>
    <w:rsid w:val="1CE74774"/>
    <w:rsid w:val="1D033F3A"/>
    <w:rsid w:val="1D0A6FBC"/>
    <w:rsid w:val="1D148BB9"/>
    <w:rsid w:val="1D2C4814"/>
    <w:rsid w:val="1D3D615F"/>
    <w:rsid w:val="1D4D2853"/>
    <w:rsid w:val="1D521434"/>
    <w:rsid w:val="1DA8BAF7"/>
    <w:rsid w:val="1DB9867B"/>
    <w:rsid w:val="1DDDFE64"/>
    <w:rsid w:val="1E2DCA82"/>
    <w:rsid w:val="1E2FCB31"/>
    <w:rsid w:val="1E424EDF"/>
    <w:rsid w:val="1E7411BE"/>
    <w:rsid w:val="1E8FBC37"/>
    <w:rsid w:val="1E9A56D3"/>
    <w:rsid w:val="1ED005FB"/>
    <w:rsid w:val="1EEA0334"/>
    <w:rsid w:val="1EF3E107"/>
    <w:rsid w:val="1F1FBC46"/>
    <w:rsid w:val="1F33962C"/>
    <w:rsid w:val="1F38B6B8"/>
    <w:rsid w:val="1F6CAA87"/>
    <w:rsid w:val="1FCD163F"/>
    <w:rsid w:val="1FD2D23B"/>
    <w:rsid w:val="1FDF0141"/>
    <w:rsid w:val="1FE5A0C3"/>
    <w:rsid w:val="1FE6CCEA"/>
    <w:rsid w:val="1FF0321C"/>
    <w:rsid w:val="1FF18E90"/>
    <w:rsid w:val="2009A9AB"/>
    <w:rsid w:val="20290A7C"/>
    <w:rsid w:val="2043AB00"/>
    <w:rsid w:val="2048EAAE"/>
    <w:rsid w:val="204D8D34"/>
    <w:rsid w:val="2066DBD8"/>
    <w:rsid w:val="20766BC2"/>
    <w:rsid w:val="208686BD"/>
    <w:rsid w:val="20B0425C"/>
    <w:rsid w:val="20C70C66"/>
    <w:rsid w:val="20CECF6E"/>
    <w:rsid w:val="20E764C4"/>
    <w:rsid w:val="20EF7AB3"/>
    <w:rsid w:val="20EFA09F"/>
    <w:rsid w:val="211A885B"/>
    <w:rsid w:val="21257C8A"/>
    <w:rsid w:val="2135520A"/>
    <w:rsid w:val="2139D7ED"/>
    <w:rsid w:val="218C027D"/>
    <w:rsid w:val="21A76C2B"/>
    <w:rsid w:val="21B2D7F1"/>
    <w:rsid w:val="21C53F1F"/>
    <w:rsid w:val="21C9473C"/>
    <w:rsid w:val="21E3157E"/>
    <w:rsid w:val="21E7FA9B"/>
    <w:rsid w:val="22048B22"/>
    <w:rsid w:val="2225A1BE"/>
    <w:rsid w:val="2270DDDF"/>
    <w:rsid w:val="227D54CB"/>
    <w:rsid w:val="22C0BD2C"/>
    <w:rsid w:val="22D4EFE9"/>
    <w:rsid w:val="2300C08D"/>
    <w:rsid w:val="230757FC"/>
    <w:rsid w:val="2308C296"/>
    <w:rsid w:val="231BA207"/>
    <w:rsid w:val="231BC4C0"/>
    <w:rsid w:val="2329FEE6"/>
    <w:rsid w:val="233FACCD"/>
    <w:rsid w:val="23409692"/>
    <w:rsid w:val="23443BD8"/>
    <w:rsid w:val="234F5556"/>
    <w:rsid w:val="236C7FA5"/>
    <w:rsid w:val="237BA812"/>
    <w:rsid w:val="23CD830E"/>
    <w:rsid w:val="23CDADF7"/>
    <w:rsid w:val="23F48C9C"/>
    <w:rsid w:val="2447574C"/>
    <w:rsid w:val="244E3A7B"/>
    <w:rsid w:val="247308B2"/>
    <w:rsid w:val="24758062"/>
    <w:rsid w:val="247CBA34"/>
    <w:rsid w:val="248E5DE3"/>
    <w:rsid w:val="24B30702"/>
    <w:rsid w:val="24C05E8A"/>
    <w:rsid w:val="24F019EA"/>
    <w:rsid w:val="25258B70"/>
    <w:rsid w:val="2527F5D4"/>
    <w:rsid w:val="258C61E7"/>
    <w:rsid w:val="25DBEC0B"/>
    <w:rsid w:val="25F1B301"/>
    <w:rsid w:val="25F85DEE"/>
    <w:rsid w:val="2642E1E1"/>
    <w:rsid w:val="2652F341"/>
    <w:rsid w:val="266EB7DB"/>
    <w:rsid w:val="26783754"/>
    <w:rsid w:val="267A04F3"/>
    <w:rsid w:val="26C15BD1"/>
    <w:rsid w:val="26C5BD19"/>
    <w:rsid w:val="270115C5"/>
    <w:rsid w:val="2725C9D0"/>
    <w:rsid w:val="27347C0A"/>
    <w:rsid w:val="273808EC"/>
    <w:rsid w:val="27753EBE"/>
    <w:rsid w:val="27846415"/>
    <w:rsid w:val="27AD9412"/>
    <w:rsid w:val="27C1B752"/>
    <w:rsid w:val="27C2F3F5"/>
    <w:rsid w:val="27C4FFAD"/>
    <w:rsid w:val="285B386F"/>
    <w:rsid w:val="286A3E47"/>
    <w:rsid w:val="28796519"/>
    <w:rsid w:val="2887282F"/>
    <w:rsid w:val="28BCE94D"/>
    <w:rsid w:val="291357EE"/>
    <w:rsid w:val="2927DF54"/>
    <w:rsid w:val="2934D934"/>
    <w:rsid w:val="29452FD8"/>
    <w:rsid w:val="294CB45D"/>
    <w:rsid w:val="297AB0A0"/>
    <w:rsid w:val="29BB95B2"/>
    <w:rsid w:val="29CA0EA7"/>
    <w:rsid w:val="29E74558"/>
    <w:rsid w:val="2A23D1ED"/>
    <w:rsid w:val="2A242306"/>
    <w:rsid w:val="2A324B69"/>
    <w:rsid w:val="2A355E0A"/>
    <w:rsid w:val="2A4D96FC"/>
    <w:rsid w:val="2A5F73C4"/>
    <w:rsid w:val="2A604645"/>
    <w:rsid w:val="2A8AA160"/>
    <w:rsid w:val="2AC23410"/>
    <w:rsid w:val="2AC35B0B"/>
    <w:rsid w:val="2B45E637"/>
    <w:rsid w:val="2B62304A"/>
    <w:rsid w:val="2B8036F5"/>
    <w:rsid w:val="2B89F7C4"/>
    <w:rsid w:val="2B8B1A01"/>
    <w:rsid w:val="2B9F5866"/>
    <w:rsid w:val="2BA35ABC"/>
    <w:rsid w:val="2BA679F1"/>
    <w:rsid w:val="2BCCF8F0"/>
    <w:rsid w:val="2C2F2217"/>
    <w:rsid w:val="2C4A47AC"/>
    <w:rsid w:val="2C660EEE"/>
    <w:rsid w:val="2C791216"/>
    <w:rsid w:val="2C996251"/>
    <w:rsid w:val="2CD916DD"/>
    <w:rsid w:val="2CE41441"/>
    <w:rsid w:val="2D108262"/>
    <w:rsid w:val="2D25C825"/>
    <w:rsid w:val="2D371EF2"/>
    <w:rsid w:val="2D5260B3"/>
    <w:rsid w:val="2D52F1DA"/>
    <w:rsid w:val="2D65D438"/>
    <w:rsid w:val="2D672B43"/>
    <w:rsid w:val="2D67F93C"/>
    <w:rsid w:val="2D755858"/>
    <w:rsid w:val="2D802BF7"/>
    <w:rsid w:val="2D8E298E"/>
    <w:rsid w:val="2DAAE5EC"/>
    <w:rsid w:val="2DD7F9C7"/>
    <w:rsid w:val="2DD90C9F"/>
    <w:rsid w:val="2DE12BFB"/>
    <w:rsid w:val="2E362ED1"/>
    <w:rsid w:val="2E38D70C"/>
    <w:rsid w:val="2E43EE4C"/>
    <w:rsid w:val="2E5AE5B9"/>
    <w:rsid w:val="2E87E20C"/>
    <w:rsid w:val="2EBE2471"/>
    <w:rsid w:val="2EC5C211"/>
    <w:rsid w:val="2EFBD616"/>
    <w:rsid w:val="2F00C398"/>
    <w:rsid w:val="2F116CCB"/>
    <w:rsid w:val="2F2AC60F"/>
    <w:rsid w:val="2F4A1CC8"/>
    <w:rsid w:val="2F7CFC5C"/>
    <w:rsid w:val="2F9CAD0D"/>
    <w:rsid w:val="2FCE6CE2"/>
    <w:rsid w:val="2FDB88FD"/>
    <w:rsid w:val="304562C7"/>
    <w:rsid w:val="30558879"/>
    <w:rsid w:val="30577C35"/>
    <w:rsid w:val="30617850"/>
    <w:rsid w:val="30684A8A"/>
    <w:rsid w:val="3079EB14"/>
    <w:rsid w:val="30AD5D3A"/>
    <w:rsid w:val="30B4B924"/>
    <w:rsid w:val="30BA02D3"/>
    <w:rsid w:val="30D5841B"/>
    <w:rsid w:val="30D7BC69"/>
    <w:rsid w:val="30DC3845"/>
    <w:rsid w:val="30EF2953"/>
    <w:rsid w:val="30EFE715"/>
    <w:rsid w:val="310B47DF"/>
    <w:rsid w:val="312D7117"/>
    <w:rsid w:val="31343D63"/>
    <w:rsid w:val="3137C70F"/>
    <w:rsid w:val="314E6EC2"/>
    <w:rsid w:val="315228A4"/>
    <w:rsid w:val="31560B06"/>
    <w:rsid w:val="315A710E"/>
    <w:rsid w:val="3160328C"/>
    <w:rsid w:val="31A2A356"/>
    <w:rsid w:val="31A41F3B"/>
    <w:rsid w:val="31A43672"/>
    <w:rsid w:val="31BF3C76"/>
    <w:rsid w:val="31C481A8"/>
    <w:rsid w:val="31C88E65"/>
    <w:rsid w:val="326B4996"/>
    <w:rsid w:val="326BCF5B"/>
    <w:rsid w:val="32903407"/>
    <w:rsid w:val="32A8467B"/>
    <w:rsid w:val="32B3583E"/>
    <w:rsid w:val="32C8C1B6"/>
    <w:rsid w:val="32DBC6D3"/>
    <w:rsid w:val="3341A212"/>
    <w:rsid w:val="33611F9C"/>
    <w:rsid w:val="33919EC5"/>
    <w:rsid w:val="33D21594"/>
    <w:rsid w:val="33ED0306"/>
    <w:rsid w:val="33F457B6"/>
    <w:rsid w:val="33FE0A67"/>
    <w:rsid w:val="34024D20"/>
    <w:rsid w:val="341FAE89"/>
    <w:rsid w:val="348F2DE8"/>
    <w:rsid w:val="349F03C1"/>
    <w:rsid w:val="34A22D36"/>
    <w:rsid w:val="34E63D8A"/>
    <w:rsid w:val="35092B15"/>
    <w:rsid w:val="35117247"/>
    <w:rsid w:val="352286DD"/>
    <w:rsid w:val="352B3C1F"/>
    <w:rsid w:val="353D985E"/>
    <w:rsid w:val="3544647C"/>
    <w:rsid w:val="355C4E2E"/>
    <w:rsid w:val="356C0712"/>
    <w:rsid w:val="359017CD"/>
    <w:rsid w:val="35B09A2D"/>
    <w:rsid w:val="35CDC577"/>
    <w:rsid w:val="35E8A17A"/>
    <w:rsid w:val="35EB15E7"/>
    <w:rsid w:val="36101FE7"/>
    <w:rsid w:val="361D7762"/>
    <w:rsid w:val="3625BF3A"/>
    <w:rsid w:val="364A2BD6"/>
    <w:rsid w:val="36925FAA"/>
    <w:rsid w:val="36941978"/>
    <w:rsid w:val="36C475BE"/>
    <w:rsid w:val="36E92C98"/>
    <w:rsid w:val="370C7D53"/>
    <w:rsid w:val="37190A4F"/>
    <w:rsid w:val="37367742"/>
    <w:rsid w:val="373AB6E9"/>
    <w:rsid w:val="37972FE1"/>
    <w:rsid w:val="37A4748A"/>
    <w:rsid w:val="37B2A57C"/>
    <w:rsid w:val="37BFFF3A"/>
    <w:rsid w:val="383F18E8"/>
    <w:rsid w:val="3872BEB7"/>
    <w:rsid w:val="3880528A"/>
    <w:rsid w:val="388E9B1F"/>
    <w:rsid w:val="389FA1CC"/>
    <w:rsid w:val="38CFD7EB"/>
    <w:rsid w:val="3924F14B"/>
    <w:rsid w:val="394D10E0"/>
    <w:rsid w:val="39876628"/>
    <w:rsid w:val="399B6CE0"/>
    <w:rsid w:val="39AB7CEE"/>
    <w:rsid w:val="3A20CD5A"/>
    <w:rsid w:val="3A2FEBB5"/>
    <w:rsid w:val="3A39BFFF"/>
    <w:rsid w:val="3A3D048B"/>
    <w:rsid w:val="3A4573F8"/>
    <w:rsid w:val="3A614D68"/>
    <w:rsid w:val="3A6868BA"/>
    <w:rsid w:val="3A77EBBB"/>
    <w:rsid w:val="3A7FC517"/>
    <w:rsid w:val="3A805CBA"/>
    <w:rsid w:val="3AA14A51"/>
    <w:rsid w:val="3AB9D614"/>
    <w:rsid w:val="3AD60812"/>
    <w:rsid w:val="3ADD5940"/>
    <w:rsid w:val="3AE30022"/>
    <w:rsid w:val="3B896479"/>
    <w:rsid w:val="3B89A86D"/>
    <w:rsid w:val="3B8CB1D6"/>
    <w:rsid w:val="3B8E68AC"/>
    <w:rsid w:val="3B8FD220"/>
    <w:rsid w:val="3BB943EB"/>
    <w:rsid w:val="3BC48B41"/>
    <w:rsid w:val="3BDF2577"/>
    <w:rsid w:val="3BF75467"/>
    <w:rsid w:val="3C2C7F62"/>
    <w:rsid w:val="3C5E1AE8"/>
    <w:rsid w:val="3C857610"/>
    <w:rsid w:val="3C878EE2"/>
    <w:rsid w:val="3CF00BDB"/>
    <w:rsid w:val="3CFDDE3C"/>
    <w:rsid w:val="3D1A3FEB"/>
    <w:rsid w:val="3D34E2A3"/>
    <w:rsid w:val="3D5F553F"/>
    <w:rsid w:val="3DB78514"/>
    <w:rsid w:val="3DC39BBA"/>
    <w:rsid w:val="3DE64546"/>
    <w:rsid w:val="3E017CB1"/>
    <w:rsid w:val="3E02096F"/>
    <w:rsid w:val="3E03DA6F"/>
    <w:rsid w:val="3E117441"/>
    <w:rsid w:val="3E323279"/>
    <w:rsid w:val="3E6C14EF"/>
    <w:rsid w:val="3E6C64E0"/>
    <w:rsid w:val="3E6F6E78"/>
    <w:rsid w:val="3E8F4FBA"/>
    <w:rsid w:val="3EBC91E9"/>
    <w:rsid w:val="3F1D9BB4"/>
    <w:rsid w:val="3F2F7522"/>
    <w:rsid w:val="3F44B26F"/>
    <w:rsid w:val="3F44B449"/>
    <w:rsid w:val="3F4D946A"/>
    <w:rsid w:val="3F6BABCF"/>
    <w:rsid w:val="3FA503D8"/>
    <w:rsid w:val="3FAC7437"/>
    <w:rsid w:val="3FC315D1"/>
    <w:rsid w:val="3FDED7A8"/>
    <w:rsid w:val="3FEEDB17"/>
    <w:rsid w:val="3FF505DF"/>
    <w:rsid w:val="4045F559"/>
    <w:rsid w:val="40558617"/>
    <w:rsid w:val="4057BBFD"/>
    <w:rsid w:val="40867F9C"/>
    <w:rsid w:val="4086E319"/>
    <w:rsid w:val="40AAF051"/>
    <w:rsid w:val="40AD550C"/>
    <w:rsid w:val="40B03107"/>
    <w:rsid w:val="40D69964"/>
    <w:rsid w:val="40DBB181"/>
    <w:rsid w:val="40E7888A"/>
    <w:rsid w:val="4108784C"/>
    <w:rsid w:val="41182E9E"/>
    <w:rsid w:val="414AB6C9"/>
    <w:rsid w:val="414CE066"/>
    <w:rsid w:val="4156BD2E"/>
    <w:rsid w:val="41674FA4"/>
    <w:rsid w:val="4174C93E"/>
    <w:rsid w:val="4191756C"/>
    <w:rsid w:val="41CB5EC2"/>
    <w:rsid w:val="41FAAE26"/>
    <w:rsid w:val="41FB1437"/>
    <w:rsid w:val="4237C984"/>
    <w:rsid w:val="423D4126"/>
    <w:rsid w:val="427E316D"/>
    <w:rsid w:val="42975930"/>
    <w:rsid w:val="42BC5BBF"/>
    <w:rsid w:val="42BF22D7"/>
    <w:rsid w:val="42DFFBEB"/>
    <w:rsid w:val="42F96166"/>
    <w:rsid w:val="43046D02"/>
    <w:rsid w:val="43085073"/>
    <w:rsid w:val="431F41B6"/>
    <w:rsid w:val="4346D110"/>
    <w:rsid w:val="4357EEA7"/>
    <w:rsid w:val="436C3CB5"/>
    <w:rsid w:val="437069EC"/>
    <w:rsid w:val="438A755E"/>
    <w:rsid w:val="43A3D602"/>
    <w:rsid w:val="43B166F0"/>
    <w:rsid w:val="43B31AF9"/>
    <w:rsid w:val="43D7F1FD"/>
    <w:rsid w:val="43DD0E44"/>
    <w:rsid w:val="43ED5EA1"/>
    <w:rsid w:val="44054D03"/>
    <w:rsid w:val="44089144"/>
    <w:rsid w:val="44319360"/>
    <w:rsid w:val="448844ED"/>
    <w:rsid w:val="4489487D"/>
    <w:rsid w:val="44ADA173"/>
    <w:rsid w:val="44E628D8"/>
    <w:rsid w:val="45077B7A"/>
    <w:rsid w:val="450BF2D8"/>
    <w:rsid w:val="45E119F1"/>
    <w:rsid w:val="46221F74"/>
    <w:rsid w:val="4626E467"/>
    <w:rsid w:val="465742F4"/>
    <w:rsid w:val="4663B7D9"/>
    <w:rsid w:val="46A3DD77"/>
    <w:rsid w:val="46AC910F"/>
    <w:rsid w:val="46B647AF"/>
    <w:rsid w:val="46BE5261"/>
    <w:rsid w:val="4713B848"/>
    <w:rsid w:val="4741E301"/>
    <w:rsid w:val="4746213E"/>
    <w:rsid w:val="47738F2D"/>
    <w:rsid w:val="479F2E2A"/>
    <w:rsid w:val="47A637F2"/>
    <w:rsid w:val="47BB415E"/>
    <w:rsid w:val="47BE8B08"/>
    <w:rsid w:val="47D75F20"/>
    <w:rsid w:val="47E4B61B"/>
    <w:rsid w:val="47F26C19"/>
    <w:rsid w:val="4804F7B2"/>
    <w:rsid w:val="4826857B"/>
    <w:rsid w:val="4839B3FF"/>
    <w:rsid w:val="4867D766"/>
    <w:rsid w:val="4887E638"/>
    <w:rsid w:val="48EC8507"/>
    <w:rsid w:val="4926CC94"/>
    <w:rsid w:val="4952EB9C"/>
    <w:rsid w:val="496126B2"/>
    <w:rsid w:val="498EE3B6"/>
    <w:rsid w:val="49ADD543"/>
    <w:rsid w:val="49B20041"/>
    <w:rsid w:val="49B33002"/>
    <w:rsid w:val="49D89AB9"/>
    <w:rsid w:val="4A2E29F2"/>
    <w:rsid w:val="4A37C234"/>
    <w:rsid w:val="4A86B839"/>
    <w:rsid w:val="4AA14DC8"/>
    <w:rsid w:val="4ADA3E1B"/>
    <w:rsid w:val="4ADC0958"/>
    <w:rsid w:val="4B1E4BA5"/>
    <w:rsid w:val="4B644CBC"/>
    <w:rsid w:val="4B713E9D"/>
    <w:rsid w:val="4B79F571"/>
    <w:rsid w:val="4B9D3F23"/>
    <w:rsid w:val="4BB5069C"/>
    <w:rsid w:val="4BBE2CDE"/>
    <w:rsid w:val="4BD00808"/>
    <w:rsid w:val="4BE01A7A"/>
    <w:rsid w:val="4BED93BC"/>
    <w:rsid w:val="4C0E2131"/>
    <w:rsid w:val="4C2D9ED8"/>
    <w:rsid w:val="4C3A0560"/>
    <w:rsid w:val="4C487005"/>
    <w:rsid w:val="4C83AAEC"/>
    <w:rsid w:val="4C8D14A5"/>
    <w:rsid w:val="4C990E85"/>
    <w:rsid w:val="4CC32AA8"/>
    <w:rsid w:val="4D0E9540"/>
    <w:rsid w:val="4D0F43D9"/>
    <w:rsid w:val="4D17CA32"/>
    <w:rsid w:val="4D4B0859"/>
    <w:rsid w:val="4D520FB9"/>
    <w:rsid w:val="4D6B9CAC"/>
    <w:rsid w:val="4D790C3B"/>
    <w:rsid w:val="4D7BEF3D"/>
    <w:rsid w:val="4D81E83E"/>
    <w:rsid w:val="4DAF738A"/>
    <w:rsid w:val="4DBCB65E"/>
    <w:rsid w:val="4E065052"/>
    <w:rsid w:val="4E2B9002"/>
    <w:rsid w:val="4E2D03A0"/>
    <w:rsid w:val="4E2D4F7B"/>
    <w:rsid w:val="4E399D22"/>
    <w:rsid w:val="4E5D9DFD"/>
    <w:rsid w:val="4E778830"/>
    <w:rsid w:val="4E8746A5"/>
    <w:rsid w:val="4E9C7DDA"/>
    <w:rsid w:val="4EB72D47"/>
    <w:rsid w:val="4EBFFC20"/>
    <w:rsid w:val="4EE492C9"/>
    <w:rsid w:val="4EF9F909"/>
    <w:rsid w:val="4F0CF38F"/>
    <w:rsid w:val="4F150B8A"/>
    <w:rsid w:val="4F1B2963"/>
    <w:rsid w:val="4FC2A567"/>
    <w:rsid w:val="5063FC50"/>
    <w:rsid w:val="507682D5"/>
    <w:rsid w:val="5098CA70"/>
    <w:rsid w:val="50AD4A66"/>
    <w:rsid w:val="50BFE014"/>
    <w:rsid w:val="50C7B428"/>
    <w:rsid w:val="50C9FBE5"/>
    <w:rsid w:val="50D45A5D"/>
    <w:rsid w:val="50EC3F03"/>
    <w:rsid w:val="5125030D"/>
    <w:rsid w:val="5156B433"/>
    <w:rsid w:val="516A7CED"/>
    <w:rsid w:val="517E8B6A"/>
    <w:rsid w:val="5188BAC4"/>
    <w:rsid w:val="5196FEF1"/>
    <w:rsid w:val="519B0DC0"/>
    <w:rsid w:val="51A1A80E"/>
    <w:rsid w:val="51B027D4"/>
    <w:rsid w:val="51ED6FC1"/>
    <w:rsid w:val="51EFF190"/>
    <w:rsid w:val="5214EBDE"/>
    <w:rsid w:val="523F57E2"/>
    <w:rsid w:val="525233ED"/>
    <w:rsid w:val="527F36A0"/>
    <w:rsid w:val="528A8BB0"/>
    <w:rsid w:val="529938CD"/>
    <w:rsid w:val="52B4CF37"/>
    <w:rsid w:val="52E096FA"/>
    <w:rsid w:val="52F3A2D0"/>
    <w:rsid w:val="5305AEE4"/>
    <w:rsid w:val="531213F4"/>
    <w:rsid w:val="5315FA21"/>
    <w:rsid w:val="53424772"/>
    <w:rsid w:val="53727700"/>
    <w:rsid w:val="538D1A85"/>
    <w:rsid w:val="538FC13B"/>
    <w:rsid w:val="539BFEDB"/>
    <w:rsid w:val="53AF4B6D"/>
    <w:rsid w:val="53CC8849"/>
    <w:rsid w:val="53CCD044"/>
    <w:rsid w:val="53EB436E"/>
    <w:rsid w:val="53F0B8F1"/>
    <w:rsid w:val="542F0B2A"/>
    <w:rsid w:val="54301426"/>
    <w:rsid w:val="5445B654"/>
    <w:rsid w:val="5454E238"/>
    <w:rsid w:val="548680B9"/>
    <w:rsid w:val="549F1DF5"/>
    <w:rsid w:val="54A98F44"/>
    <w:rsid w:val="54C20528"/>
    <w:rsid w:val="54DD149E"/>
    <w:rsid w:val="54E7103F"/>
    <w:rsid w:val="54FFFEBC"/>
    <w:rsid w:val="550B2F02"/>
    <w:rsid w:val="55386675"/>
    <w:rsid w:val="5549F257"/>
    <w:rsid w:val="5557165D"/>
    <w:rsid w:val="55650F24"/>
    <w:rsid w:val="556D4279"/>
    <w:rsid w:val="55815B99"/>
    <w:rsid w:val="5589FB52"/>
    <w:rsid w:val="55A7C414"/>
    <w:rsid w:val="55BD2FB0"/>
    <w:rsid w:val="55C00AB7"/>
    <w:rsid w:val="55C8F0D2"/>
    <w:rsid w:val="55EE7C24"/>
    <w:rsid w:val="55EF8492"/>
    <w:rsid w:val="56296637"/>
    <w:rsid w:val="563107CF"/>
    <w:rsid w:val="563C90D6"/>
    <w:rsid w:val="563E1523"/>
    <w:rsid w:val="56423711"/>
    <w:rsid w:val="56454081"/>
    <w:rsid w:val="56570449"/>
    <w:rsid w:val="5663058E"/>
    <w:rsid w:val="566B242D"/>
    <w:rsid w:val="5692CC79"/>
    <w:rsid w:val="56D01508"/>
    <w:rsid w:val="56D8FA0D"/>
    <w:rsid w:val="56F95695"/>
    <w:rsid w:val="5704290B"/>
    <w:rsid w:val="573314E6"/>
    <w:rsid w:val="57409C8E"/>
    <w:rsid w:val="5744C7D8"/>
    <w:rsid w:val="5746F4EB"/>
    <w:rsid w:val="57AE30E6"/>
    <w:rsid w:val="57BEDA55"/>
    <w:rsid w:val="57C251BE"/>
    <w:rsid w:val="57E1A6A8"/>
    <w:rsid w:val="57E2A5AE"/>
    <w:rsid w:val="57F6171B"/>
    <w:rsid w:val="58267E50"/>
    <w:rsid w:val="58574419"/>
    <w:rsid w:val="5858F199"/>
    <w:rsid w:val="5899E591"/>
    <w:rsid w:val="58DAD8CD"/>
    <w:rsid w:val="58DDC39A"/>
    <w:rsid w:val="58E18658"/>
    <w:rsid w:val="594287DE"/>
    <w:rsid w:val="594E9E7B"/>
    <w:rsid w:val="59761191"/>
    <w:rsid w:val="59C1B245"/>
    <w:rsid w:val="59CB9FE1"/>
    <w:rsid w:val="59FC9F2D"/>
    <w:rsid w:val="5A044BBB"/>
    <w:rsid w:val="5A3533EF"/>
    <w:rsid w:val="5A55B1BB"/>
    <w:rsid w:val="5A5E61D3"/>
    <w:rsid w:val="5ABA2B9D"/>
    <w:rsid w:val="5ABEFCFA"/>
    <w:rsid w:val="5AC25DAC"/>
    <w:rsid w:val="5ACFBB76"/>
    <w:rsid w:val="5B055B62"/>
    <w:rsid w:val="5B519EFD"/>
    <w:rsid w:val="5B52B299"/>
    <w:rsid w:val="5B5960BE"/>
    <w:rsid w:val="5B80CF59"/>
    <w:rsid w:val="5BC89DE8"/>
    <w:rsid w:val="5BCC6322"/>
    <w:rsid w:val="5C365A8F"/>
    <w:rsid w:val="5C4A375B"/>
    <w:rsid w:val="5C72BA69"/>
    <w:rsid w:val="5C8F58BD"/>
    <w:rsid w:val="5CA12BC3"/>
    <w:rsid w:val="5CAD0547"/>
    <w:rsid w:val="5CC11A8E"/>
    <w:rsid w:val="5CCCACB0"/>
    <w:rsid w:val="5CFEAD57"/>
    <w:rsid w:val="5D3ACCCF"/>
    <w:rsid w:val="5DA9881C"/>
    <w:rsid w:val="5DAF4508"/>
    <w:rsid w:val="5DAF7875"/>
    <w:rsid w:val="5DD76517"/>
    <w:rsid w:val="5DF45A85"/>
    <w:rsid w:val="5DFC111F"/>
    <w:rsid w:val="5E3B76A8"/>
    <w:rsid w:val="5E68FD87"/>
    <w:rsid w:val="5E843107"/>
    <w:rsid w:val="5E8CBC86"/>
    <w:rsid w:val="5E95322C"/>
    <w:rsid w:val="5ED88F82"/>
    <w:rsid w:val="5EE7AF17"/>
    <w:rsid w:val="5EF81686"/>
    <w:rsid w:val="5F2BF5D6"/>
    <w:rsid w:val="5F6D2AC1"/>
    <w:rsid w:val="5F9C7D38"/>
    <w:rsid w:val="5FE68C00"/>
    <w:rsid w:val="600F3B95"/>
    <w:rsid w:val="6063691B"/>
    <w:rsid w:val="606F9098"/>
    <w:rsid w:val="60888E2D"/>
    <w:rsid w:val="60B0624E"/>
    <w:rsid w:val="60D136C0"/>
    <w:rsid w:val="60F6D120"/>
    <w:rsid w:val="61541FD7"/>
    <w:rsid w:val="615D71DF"/>
    <w:rsid w:val="61F46CAF"/>
    <w:rsid w:val="6205AE01"/>
    <w:rsid w:val="624160E0"/>
    <w:rsid w:val="625BA79C"/>
    <w:rsid w:val="6263733E"/>
    <w:rsid w:val="62A7D3EB"/>
    <w:rsid w:val="62E92393"/>
    <w:rsid w:val="62FDC03B"/>
    <w:rsid w:val="62FE4DEE"/>
    <w:rsid w:val="631733D3"/>
    <w:rsid w:val="631E2CC2"/>
    <w:rsid w:val="637E76EE"/>
    <w:rsid w:val="63971396"/>
    <w:rsid w:val="63D100A8"/>
    <w:rsid w:val="63D1713C"/>
    <w:rsid w:val="63DB5944"/>
    <w:rsid w:val="63ED6812"/>
    <w:rsid w:val="63FA5FCB"/>
    <w:rsid w:val="642E71E2"/>
    <w:rsid w:val="6456B175"/>
    <w:rsid w:val="64752A35"/>
    <w:rsid w:val="647CA360"/>
    <w:rsid w:val="64843854"/>
    <w:rsid w:val="648AA688"/>
    <w:rsid w:val="64928199"/>
    <w:rsid w:val="64947E4B"/>
    <w:rsid w:val="649663FC"/>
    <w:rsid w:val="64A06A3C"/>
    <w:rsid w:val="652D700A"/>
    <w:rsid w:val="65393AE1"/>
    <w:rsid w:val="6573C04D"/>
    <w:rsid w:val="657DCFC5"/>
    <w:rsid w:val="65ADAC06"/>
    <w:rsid w:val="65CB45D0"/>
    <w:rsid w:val="65D5F25A"/>
    <w:rsid w:val="65D8C55B"/>
    <w:rsid w:val="65ECFDE6"/>
    <w:rsid w:val="65F40752"/>
    <w:rsid w:val="66119617"/>
    <w:rsid w:val="66260226"/>
    <w:rsid w:val="662D0878"/>
    <w:rsid w:val="663899F2"/>
    <w:rsid w:val="663D0D86"/>
    <w:rsid w:val="663DD3A4"/>
    <w:rsid w:val="66415E89"/>
    <w:rsid w:val="6666F6CD"/>
    <w:rsid w:val="6679DB55"/>
    <w:rsid w:val="667F5BF9"/>
    <w:rsid w:val="66A397FE"/>
    <w:rsid w:val="66A6E54D"/>
    <w:rsid w:val="66B5BBA4"/>
    <w:rsid w:val="66CC4EA5"/>
    <w:rsid w:val="66F7CFB1"/>
    <w:rsid w:val="66F9FC63"/>
    <w:rsid w:val="67116FF9"/>
    <w:rsid w:val="67518A88"/>
    <w:rsid w:val="67547C93"/>
    <w:rsid w:val="675666EB"/>
    <w:rsid w:val="675DA6AE"/>
    <w:rsid w:val="67671631"/>
    <w:rsid w:val="67C55260"/>
    <w:rsid w:val="67F06552"/>
    <w:rsid w:val="67F19DE5"/>
    <w:rsid w:val="68183C2A"/>
    <w:rsid w:val="6820E8CE"/>
    <w:rsid w:val="685850F4"/>
    <w:rsid w:val="68C0B003"/>
    <w:rsid w:val="68F71EE9"/>
    <w:rsid w:val="69244DF8"/>
    <w:rsid w:val="6925A9A0"/>
    <w:rsid w:val="693CD050"/>
    <w:rsid w:val="6946DF94"/>
    <w:rsid w:val="69BFBBC6"/>
    <w:rsid w:val="69D5BD13"/>
    <w:rsid w:val="6A217603"/>
    <w:rsid w:val="6A6665C7"/>
    <w:rsid w:val="6AB53C4A"/>
    <w:rsid w:val="6AC97C51"/>
    <w:rsid w:val="6ACE1F87"/>
    <w:rsid w:val="6AF2FA4E"/>
    <w:rsid w:val="6B1803D0"/>
    <w:rsid w:val="6B2D9475"/>
    <w:rsid w:val="6B4CA513"/>
    <w:rsid w:val="6B78390C"/>
    <w:rsid w:val="6B836CC9"/>
    <w:rsid w:val="6B9E5699"/>
    <w:rsid w:val="6BB531F6"/>
    <w:rsid w:val="6BB6FF41"/>
    <w:rsid w:val="6BBD882B"/>
    <w:rsid w:val="6BBF60C5"/>
    <w:rsid w:val="6BC8569B"/>
    <w:rsid w:val="6C5B297A"/>
    <w:rsid w:val="6C66B76C"/>
    <w:rsid w:val="6C955FE8"/>
    <w:rsid w:val="6C9B8717"/>
    <w:rsid w:val="6CA36304"/>
    <w:rsid w:val="6CBBE1FD"/>
    <w:rsid w:val="6CC927DB"/>
    <w:rsid w:val="6CE27FFB"/>
    <w:rsid w:val="6D00A513"/>
    <w:rsid w:val="6D0A2B73"/>
    <w:rsid w:val="6D48D218"/>
    <w:rsid w:val="6D754350"/>
    <w:rsid w:val="6E115545"/>
    <w:rsid w:val="6E328C9A"/>
    <w:rsid w:val="6E4FA492"/>
    <w:rsid w:val="6E7141B2"/>
    <w:rsid w:val="6E777C54"/>
    <w:rsid w:val="6E7FA3CF"/>
    <w:rsid w:val="6E99A720"/>
    <w:rsid w:val="6EA3894C"/>
    <w:rsid w:val="6EB6C948"/>
    <w:rsid w:val="6EB82FA6"/>
    <w:rsid w:val="6EF6DAE7"/>
    <w:rsid w:val="6F10BD4A"/>
    <w:rsid w:val="6F1B092F"/>
    <w:rsid w:val="6F2CC096"/>
    <w:rsid w:val="6F4ACC20"/>
    <w:rsid w:val="6F712489"/>
    <w:rsid w:val="6FAD25A6"/>
    <w:rsid w:val="6FD5D5B3"/>
    <w:rsid w:val="6FF7A147"/>
    <w:rsid w:val="70060501"/>
    <w:rsid w:val="70200B42"/>
    <w:rsid w:val="7066CFB1"/>
    <w:rsid w:val="70682B29"/>
    <w:rsid w:val="707C71FE"/>
    <w:rsid w:val="7081D079"/>
    <w:rsid w:val="70A64703"/>
    <w:rsid w:val="70ABAB64"/>
    <w:rsid w:val="70AEBED9"/>
    <w:rsid w:val="70D86C9D"/>
    <w:rsid w:val="70DBC395"/>
    <w:rsid w:val="70F7C867"/>
    <w:rsid w:val="71166D68"/>
    <w:rsid w:val="712635EB"/>
    <w:rsid w:val="71291EF5"/>
    <w:rsid w:val="712B7759"/>
    <w:rsid w:val="715E809B"/>
    <w:rsid w:val="71925427"/>
    <w:rsid w:val="71A49084"/>
    <w:rsid w:val="71B12334"/>
    <w:rsid w:val="71BEAF99"/>
    <w:rsid w:val="71C77FD3"/>
    <w:rsid w:val="71F5BB53"/>
    <w:rsid w:val="7213BF3B"/>
    <w:rsid w:val="72317307"/>
    <w:rsid w:val="72328571"/>
    <w:rsid w:val="72416507"/>
    <w:rsid w:val="724CBFF8"/>
    <w:rsid w:val="7268C454"/>
    <w:rsid w:val="726ACBF5"/>
    <w:rsid w:val="72A944C0"/>
    <w:rsid w:val="72B4317B"/>
    <w:rsid w:val="72C43485"/>
    <w:rsid w:val="72CE9E5C"/>
    <w:rsid w:val="72CFF429"/>
    <w:rsid w:val="72D38B91"/>
    <w:rsid w:val="72D830ED"/>
    <w:rsid w:val="72E0D6E7"/>
    <w:rsid w:val="72F8577C"/>
    <w:rsid w:val="72FE5C6E"/>
    <w:rsid w:val="7319851A"/>
    <w:rsid w:val="7344E5F9"/>
    <w:rsid w:val="7378A3ED"/>
    <w:rsid w:val="737BC417"/>
    <w:rsid w:val="73814FE3"/>
    <w:rsid w:val="7394AC73"/>
    <w:rsid w:val="739F70F6"/>
    <w:rsid w:val="73A13AD0"/>
    <w:rsid w:val="73A8C26A"/>
    <w:rsid w:val="73C1930C"/>
    <w:rsid w:val="73C80CDE"/>
    <w:rsid w:val="740097F5"/>
    <w:rsid w:val="74100D5F"/>
    <w:rsid w:val="747F5A90"/>
    <w:rsid w:val="7482D915"/>
    <w:rsid w:val="749428E8"/>
    <w:rsid w:val="74FE7DD2"/>
    <w:rsid w:val="74FFFCD0"/>
    <w:rsid w:val="7503841A"/>
    <w:rsid w:val="752D1A38"/>
    <w:rsid w:val="752D6280"/>
    <w:rsid w:val="759E8A40"/>
    <w:rsid w:val="75DB7D1A"/>
    <w:rsid w:val="76033ECD"/>
    <w:rsid w:val="76351295"/>
    <w:rsid w:val="76463F81"/>
    <w:rsid w:val="766367ED"/>
    <w:rsid w:val="767AEC7E"/>
    <w:rsid w:val="767D63A5"/>
    <w:rsid w:val="76891C06"/>
    <w:rsid w:val="769220BC"/>
    <w:rsid w:val="76BB48FE"/>
    <w:rsid w:val="76BC5EAE"/>
    <w:rsid w:val="77087D16"/>
    <w:rsid w:val="77182330"/>
    <w:rsid w:val="7750E54E"/>
    <w:rsid w:val="77A97958"/>
    <w:rsid w:val="77F1F611"/>
    <w:rsid w:val="77FC6C3F"/>
    <w:rsid w:val="78002F2B"/>
    <w:rsid w:val="7865CA07"/>
    <w:rsid w:val="786FC08C"/>
    <w:rsid w:val="78850889"/>
    <w:rsid w:val="788DE74A"/>
    <w:rsid w:val="7894821B"/>
    <w:rsid w:val="78956E04"/>
    <w:rsid w:val="7896DCBC"/>
    <w:rsid w:val="78DB234D"/>
    <w:rsid w:val="78EA663B"/>
    <w:rsid w:val="7926B6E3"/>
    <w:rsid w:val="792B7DD4"/>
    <w:rsid w:val="794AB797"/>
    <w:rsid w:val="7952D4DF"/>
    <w:rsid w:val="79594C47"/>
    <w:rsid w:val="796A8524"/>
    <w:rsid w:val="79838A4F"/>
    <w:rsid w:val="799C8AB0"/>
    <w:rsid w:val="79A29241"/>
    <w:rsid w:val="79CCA05B"/>
    <w:rsid w:val="79E9B5ED"/>
    <w:rsid w:val="7A0062FC"/>
    <w:rsid w:val="7A21AF52"/>
    <w:rsid w:val="7A3C2EE2"/>
    <w:rsid w:val="7A91830E"/>
    <w:rsid w:val="7AA2BDE5"/>
    <w:rsid w:val="7AB24672"/>
    <w:rsid w:val="7AC01844"/>
    <w:rsid w:val="7AD3F38D"/>
    <w:rsid w:val="7ADAA8A4"/>
    <w:rsid w:val="7B253BD9"/>
    <w:rsid w:val="7B4F4594"/>
    <w:rsid w:val="7B4F4CDC"/>
    <w:rsid w:val="7B62660B"/>
    <w:rsid w:val="7B833B72"/>
    <w:rsid w:val="7B8DBBD2"/>
    <w:rsid w:val="7B8E6032"/>
    <w:rsid w:val="7BB80655"/>
    <w:rsid w:val="7BE29A09"/>
    <w:rsid w:val="7BE4BF27"/>
    <w:rsid w:val="7C0C881D"/>
    <w:rsid w:val="7C2DC8F3"/>
    <w:rsid w:val="7C5C00CF"/>
    <w:rsid w:val="7C66B839"/>
    <w:rsid w:val="7C7C5EE2"/>
    <w:rsid w:val="7C98F1CB"/>
    <w:rsid w:val="7CB647CC"/>
    <w:rsid w:val="7CDB32D2"/>
    <w:rsid w:val="7D316A04"/>
    <w:rsid w:val="7D8CEF07"/>
    <w:rsid w:val="7DDB6060"/>
    <w:rsid w:val="7E0BE83A"/>
    <w:rsid w:val="7E27DDB6"/>
    <w:rsid w:val="7E4F5C4E"/>
    <w:rsid w:val="7E588C75"/>
    <w:rsid w:val="7E770333"/>
    <w:rsid w:val="7E7CC80D"/>
    <w:rsid w:val="7E7E61C5"/>
    <w:rsid w:val="7E80190B"/>
    <w:rsid w:val="7EA314B9"/>
    <w:rsid w:val="7EAD9BD0"/>
    <w:rsid w:val="7EFC01CC"/>
    <w:rsid w:val="7F4E048F"/>
    <w:rsid w:val="7FB1E7F5"/>
    <w:rsid w:val="7FB2D16C"/>
    <w:rsid w:val="7FC21663"/>
    <w:rsid w:val="7FD42F61"/>
    <w:rsid w:val="7FF46F1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2FA68A"/>
  <w14:defaultImageDpi w14:val="32767"/>
  <w15:chartTrackingRefBased/>
  <w15:docId w15:val="{C1F0709D-5C0F-41C2-A80A-223FBF0DC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E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5E3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D5E3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D5E3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D5E3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5E3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5550D"/>
    <w:pPr>
      <w:ind w:left="720"/>
      <w:contextualSpacing/>
    </w:pPr>
  </w:style>
  <w:style w:type="character" w:styleId="PlaceholderText">
    <w:name w:val="Placeholder Text"/>
    <w:basedOn w:val="DefaultParagraphFont"/>
    <w:uiPriority w:val="99"/>
    <w:semiHidden/>
    <w:rsid w:val="00A07CE2"/>
    <w:rPr>
      <w:color w:val="808080"/>
    </w:rPr>
  </w:style>
  <w:style w:type="paragraph" w:styleId="EndnoteText">
    <w:name w:val="endnote text"/>
    <w:basedOn w:val="Normal"/>
    <w:link w:val="EndnoteTextChar"/>
    <w:uiPriority w:val="99"/>
    <w:semiHidden/>
    <w:unhideWhenUsed/>
    <w:rsid w:val="00A07CE2"/>
    <w:rPr>
      <w:sz w:val="20"/>
      <w:szCs w:val="20"/>
    </w:rPr>
  </w:style>
  <w:style w:type="character" w:customStyle="1" w:styleId="EndnoteTextChar">
    <w:name w:val="Endnote Text Char"/>
    <w:basedOn w:val="DefaultParagraphFont"/>
    <w:link w:val="EndnoteText"/>
    <w:uiPriority w:val="99"/>
    <w:semiHidden/>
    <w:rsid w:val="00A07CE2"/>
    <w:rPr>
      <w:sz w:val="20"/>
      <w:szCs w:val="20"/>
    </w:rPr>
  </w:style>
  <w:style w:type="character" w:styleId="EndnoteReference">
    <w:name w:val="endnote reference"/>
    <w:basedOn w:val="DefaultParagraphFont"/>
    <w:uiPriority w:val="99"/>
    <w:semiHidden/>
    <w:unhideWhenUsed/>
    <w:rsid w:val="00A07CE2"/>
    <w:rPr>
      <w:vertAlign w:val="superscript"/>
    </w:rPr>
  </w:style>
  <w:style w:type="table" w:styleId="TableGrid">
    <w:name w:val="Table Grid"/>
    <w:basedOn w:val="TableNormal"/>
    <w:uiPriority w:val="39"/>
    <w:rsid w:val="009771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7715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A60C2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60C2A"/>
    <w:rPr>
      <w:rFonts w:ascii="Times New Roman" w:hAnsi="Times New Roman" w:cs="Times New Roman"/>
      <w:sz w:val="18"/>
      <w:szCs w:val="18"/>
    </w:r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rsid w:val="00A62262"/>
    <w:pPr>
      <w:tabs>
        <w:tab w:val="center" w:pos="4680"/>
        <w:tab w:val="right" w:pos="9360"/>
      </w:tabs>
    </w:pPr>
  </w:style>
  <w:style w:type="character" w:customStyle="1" w:styleId="HeaderChar">
    <w:name w:val="Header Char"/>
    <w:basedOn w:val="DefaultParagraphFont"/>
    <w:link w:val="Header"/>
    <w:uiPriority w:val="99"/>
    <w:rsid w:val="00A62262"/>
  </w:style>
  <w:style w:type="paragraph" w:styleId="Footer">
    <w:name w:val="footer"/>
    <w:basedOn w:val="Normal"/>
    <w:link w:val="FooterChar"/>
    <w:uiPriority w:val="99"/>
    <w:unhideWhenUsed/>
    <w:rsid w:val="00A62262"/>
    <w:pPr>
      <w:tabs>
        <w:tab w:val="center" w:pos="4680"/>
        <w:tab w:val="right" w:pos="9360"/>
      </w:tabs>
    </w:pPr>
  </w:style>
  <w:style w:type="character" w:customStyle="1" w:styleId="FooterChar">
    <w:name w:val="Footer Char"/>
    <w:basedOn w:val="DefaultParagraphFont"/>
    <w:link w:val="Footer"/>
    <w:uiPriority w:val="99"/>
    <w:rsid w:val="00A62262"/>
  </w:style>
  <w:style w:type="paragraph" w:styleId="CommentText">
    <w:name w:val="annotation text"/>
    <w:basedOn w:val="Normal"/>
    <w:link w:val="CommentTextChar"/>
    <w:uiPriority w:val="99"/>
    <w:semiHidden/>
    <w:unhideWhenUsed/>
    <w:rsid w:val="00A62262"/>
    <w:rPr>
      <w:sz w:val="20"/>
      <w:szCs w:val="20"/>
    </w:rPr>
  </w:style>
  <w:style w:type="character" w:customStyle="1" w:styleId="CommentTextChar">
    <w:name w:val="Comment Text Char"/>
    <w:basedOn w:val="DefaultParagraphFont"/>
    <w:link w:val="CommentText"/>
    <w:uiPriority w:val="99"/>
    <w:semiHidden/>
    <w:rsid w:val="00A62262"/>
    <w:rPr>
      <w:sz w:val="20"/>
      <w:szCs w:val="20"/>
    </w:rPr>
  </w:style>
  <w:style w:type="character" w:styleId="CommentReference">
    <w:name w:val="annotation reference"/>
    <w:basedOn w:val="DefaultParagraphFont"/>
    <w:uiPriority w:val="99"/>
    <w:semiHidden/>
    <w:unhideWhenUsed/>
    <w:rsid w:val="00A62262"/>
    <w:rPr>
      <w:sz w:val="16"/>
      <w:szCs w:val="16"/>
    </w:rPr>
  </w:style>
  <w:style w:type="character" w:styleId="FollowedHyperlink">
    <w:name w:val="FollowedHyperlink"/>
    <w:basedOn w:val="DefaultParagraphFont"/>
    <w:uiPriority w:val="99"/>
    <w:semiHidden/>
    <w:unhideWhenUsed/>
    <w:rsid w:val="005413C2"/>
    <w:rPr>
      <w:color w:val="954F72" w:themeColor="followedHyperlink"/>
      <w:u w:val="single"/>
    </w:rPr>
  </w:style>
  <w:style w:type="paragraph" w:styleId="NormalWeb">
    <w:name w:val="Normal (Web)"/>
    <w:basedOn w:val="Normal"/>
    <w:uiPriority w:val="99"/>
    <w:unhideWhenUsed/>
    <w:rsid w:val="00EF064E"/>
    <w:pPr>
      <w:spacing w:before="100" w:beforeAutospacing="1" w:after="100" w:afterAutospacing="1"/>
    </w:pPr>
    <w:rPr>
      <w:rFonts w:ascii="Times New Roman" w:eastAsia="Times New Roman" w:hAnsi="Times New Roman" w:cs="Times New Roman"/>
      <w:lang w:eastAsia="en-GB"/>
    </w:rPr>
  </w:style>
  <w:style w:type="paragraph" w:styleId="CommentSubject">
    <w:name w:val="annotation subject"/>
    <w:basedOn w:val="CommentText"/>
    <w:next w:val="CommentText"/>
    <w:link w:val="CommentSubjectChar"/>
    <w:uiPriority w:val="99"/>
    <w:semiHidden/>
    <w:unhideWhenUsed/>
    <w:rsid w:val="003C2B0D"/>
    <w:rPr>
      <w:b/>
      <w:bCs/>
    </w:rPr>
  </w:style>
  <w:style w:type="character" w:customStyle="1" w:styleId="CommentSubjectChar">
    <w:name w:val="Comment Subject Char"/>
    <w:basedOn w:val="CommentTextChar"/>
    <w:link w:val="CommentSubject"/>
    <w:uiPriority w:val="99"/>
    <w:semiHidden/>
    <w:rsid w:val="003C2B0D"/>
    <w:rPr>
      <w:b/>
      <w:bCs/>
      <w:sz w:val="20"/>
      <w:szCs w:val="20"/>
    </w:rPr>
  </w:style>
  <w:style w:type="paragraph" w:styleId="Revision">
    <w:name w:val="Revision"/>
    <w:hidden/>
    <w:uiPriority w:val="99"/>
    <w:semiHidden/>
    <w:rsid w:val="001F4A11"/>
  </w:style>
  <w:style w:type="character" w:styleId="UnresolvedMention">
    <w:name w:val="Unresolved Mention"/>
    <w:basedOn w:val="DefaultParagraphFont"/>
    <w:uiPriority w:val="99"/>
    <w:rsid w:val="001F4A11"/>
    <w:rPr>
      <w:color w:val="605E5C"/>
      <w:shd w:val="clear" w:color="auto" w:fill="E1DFDD"/>
    </w:rPr>
  </w:style>
  <w:style w:type="character" w:styleId="Mention">
    <w:name w:val="Mention"/>
    <w:basedOn w:val="DefaultParagraphFont"/>
    <w:uiPriority w:val="99"/>
    <w:unhideWhenUsed/>
    <w:rsid w:val="00374C6A"/>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179248">
      <w:bodyDiv w:val="1"/>
      <w:marLeft w:val="0"/>
      <w:marRight w:val="0"/>
      <w:marTop w:val="0"/>
      <w:marBottom w:val="0"/>
      <w:divBdr>
        <w:top w:val="none" w:sz="0" w:space="0" w:color="auto"/>
        <w:left w:val="none" w:sz="0" w:space="0" w:color="auto"/>
        <w:bottom w:val="none" w:sz="0" w:space="0" w:color="auto"/>
        <w:right w:val="none" w:sz="0" w:space="0" w:color="auto"/>
      </w:divBdr>
    </w:div>
    <w:div w:id="100540526">
      <w:bodyDiv w:val="1"/>
      <w:marLeft w:val="0"/>
      <w:marRight w:val="0"/>
      <w:marTop w:val="0"/>
      <w:marBottom w:val="0"/>
      <w:divBdr>
        <w:top w:val="none" w:sz="0" w:space="0" w:color="auto"/>
        <w:left w:val="none" w:sz="0" w:space="0" w:color="auto"/>
        <w:bottom w:val="none" w:sz="0" w:space="0" w:color="auto"/>
        <w:right w:val="none" w:sz="0" w:space="0" w:color="auto"/>
      </w:divBdr>
    </w:div>
    <w:div w:id="101268662">
      <w:bodyDiv w:val="1"/>
      <w:marLeft w:val="0"/>
      <w:marRight w:val="0"/>
      <w:marTop w:val="0"/>
      <w:marBottom w:val="0"/>
      <w:divBdr>
        <w:top w:val="none" w:sz="0" w:space="0" w:color="auto"/>
        <w:left w:val="none" w:sz="0" w:space="0" w:color="auto"/>
        <w:bottom w:val="none" w:sz="0" w:space="0" w:color="auto"/>
        <w:right w:val="none" w:sz="0" w:space="0" w:color="auto"/>
      </w:divBdr>
    </w:div>
    <w:div w:id="106777413">
      <w:bodyDiv w:val="1"/>
      <w:marLeft w:val="0"/>
      <w:marRight w:val="0"/>
      <w:marTop w:val="0"/>
      <w:marBottom w:val="0"/>
      <w:divBdr>
        <w:top w:val="none" w:sz="0" w:space="0" w:color="auto"/>
        <w:left w:val="none" w:sz="0" w:space="0" w:color="auto"/>
        <w:bottom w:val="none" w:sz="0" w:space="0" w:color="auto"/>
        <w:right w:val="none" w:sz="0" w:space="0" w:color="auto"/>
      </w:divBdr>
    </w:div>
    <w:div w:id="164781270">
      <w:bodyDiv w:val="1"/>
      <w:marLeft w:val="0"/>
      <w:marRight w:val="0"/>
      <w:marTop w:val="0"/>
      <w:marBottom w:val="0"/>
      <w:divBdr>
        <w:top w:val="none" w:sz="0" w:space="0" w:color="auto"/>
        <w:left w:val="none" w:sz="0" w:space="0" w:color="auto"/>
        <w:bottom w:val="none" w:sz="0" w:space="0" w:color="auto"/>
        <w:right w:val="none" w:sz="0" w:space="0" w:color="auto"/>
      </w:divBdr>
    </w:div>
    <w:div w:id="528489378">
      <w:bodyDiv w:val="1"/>
      <w:marLeft w:val="0"/>
      <w:marRight w:val="0"/>
      <w:marTop w:val="0"/>
      <w:marBottom w:val="0"/>
      <w:divBdr>
        <w:top w:val="none" w:sz="0" w:space="0" w:color="auto"/>
        <w:left w:val="none" w:sz="0" w:space="0" w:color="auto"/>
        <w:bottom w:val="none" w:sz="0" w:space="0" w:color="auto"/>
        <w:right w:val="none" w:sz="0" w:space="0" w:color="auto"/>
      </w:divBdr>
    </w:div>
    <w:div w:id="555169241">
      <w:bodyDiv w:val="1"/>
      <w:marLeft w:val="0"/>
      <w:marRight w:val="0"/>
      <w:marTop w:val="0"/>
      <w:marBottom w:val="0"/>
      <w:divBdr>
        <w:top w:val="none" w:sz="0" w:space="0" w:color="auto"/>
        <w:left w:val="none" w:sz="0" w:space="0" w:color="auto"/>
        <w:bottom w:val="none" w:sz="0" w:space="0" w:color="auto"/>
        <w:right w:val="none" w:sz="0" w:space="0" w:color="auto"/>
      </w:divBdr>
    </w:div>
    <w:div w:id="564804463">
      <w:bodyDiv w:val="1"/>
      <w:marLeft w:val="0"/>
      <w:marRight w:val="0"/>
      <w:marTop w:val="0"/>
      <w:marBottom w:val="0"/>
      <w:divBdr>
        <w:top w:val="none" w:sz="0" w:space="0" w:color="auto"/>
        <w:left w:val="none" w:sz="0" w:space="0" w:color="auto"/>
        <w:bottom w:val="none" w:sz="0" w:space="0" w:color="auto"/>
        <w:right w:val="none" w:sz="0" w:space="0" w:color="auto"/>
      </w:divBdr>
    </w:div>
    <w:div w:id="627248485">
      <w:bodyDiv w:val="1"/>
      <w:marLeft w:val="0"/>
      <w:marRight w:val="0"/>
      <w:marTop w:val="0"/>
      <w:marBottom w:val="0"/>
      <w:divBdr>
        <w:top w:val="none" w:sz="0" w:space="0" w:color="auto"/>
        <w:left w:val="none" w:sz="0" w:space="0" w:color="auto"/>
        <w:bottom w:val="none" w:sz="0" w:space="0" w:color="auto"/>
        <w:right w:val="none" w:sz="0" w:space="0" w:color="auto"/>
      </w:divBdr>
    </w:div>
    <w:div w:id="627704819">
      <w:bodyDiv w:val="1"/>
      <w:marLeft w:val="0"/>
      <w:marRight w:val="0"/>
      <w:marTop w:val="0"/>
      <w:marBottom w:val="0"/>
      <w:divBdr>
        <w:top w:val="none" w:sz="0" w:space="0" w:color="auto"/>
        <w:left w:val="none" w:sz="0" w:space="0" w:color="auto"/>
        <w:bottom w:val="none" w:sz="0" w:space="0" w:color="auto"/>
        <w:right w:val="none" w:sz="0" w:space="0" w:color="auto"/>
      </w:divBdr>
    </w:div>
    <w:div w:id="637611110">
      <w:bodyDiv w:val="1"/>
      <w:marLeft w:val="0"/>
      <w:marRight w:val="0"/>
      <w:marTop w:val="0"/>
      <w:marBottom w:val="0"/>
      <w:divBdr>
        <w:top w:val="none" w:sz="0" w:space="0" w:color="auto"/>
        <w:left w:val="none" w:sz="0" w:space="0" w:color="auto"/>
        <w:bottom w:val="none" w:sz="0" w:space="0" w:color="auto"/>
        <w:right w:val="none" w:sz="0" w:space="0" w:color="auto"/>
      </w:divBdr>
    </w:div>
    <w:div w:id="723941855">
      <w:bodyDiv w:val="1"/>
      <w:marLeft w:val="0"/>
      <w:marRight w:val="0"/>
      <w:marTop w:val="0"/>
      <w:marBottom w:val="0"/>
      <w:divBdr>
        <w:top w:val="none" w:sz="0" w:space="0" w:color="auto"/>
        <w:left w:val="none" w:sz="0" w:space="0" w:color="auto"/>
        <w:bottom w:val="none" w:sz="0" w:space="0" w:color="auto"/>
        <w:right w:val="none" w:sz="0" w:space="0" w:color="auto"/>
      </w:divBdr>
    </w:div>
    <w:div w:id="766198988">
      <w:bodyDiv w:val="1"/>
      <w:marLeft w:val="0"/>
      <w:marRight w:val="0"/>
      <w:marTop w:val="0"/>
      <w:marBottom w:val="0"/>
      <w:divBdr>
        <w:top w:val="none" w:sz="0" w:space="0" w:color="auto"/>
        <w:left w:val="none" w:sz="0" w:space="0" w:color="auto"/>
        <w:bottom w:val="none" w:sz="0" w:space="0" w:color="auto"/>
        <w:right w:val="none" w:sz="0" w:space="0" w:color="auto"/>
      </w:divBdr>
    </w:div>
    <w:div w:id="781807606">
      <w:bodyDiv w:val="1"/>
      <w:marLeft w:val="0"/>
      <w:marRight w:val="0"/>
      <w:marTop w:val="0"/>
      <w:marBottom w:val="0"/>
      <w:divBdr>
        <w:top w:val="none" w:sz="0" w:space="0" w:color="auto"/>
        <w:left w:val="none" w:sz="0" w:space="0" w:color="auto"/>
        <w:bottom w:val="none" w:sz="0" w:space="0" w:color="auto"/>
        <w:right w:val="none" w:sz="0" w:space="0" w:color="auto"/>
      </w:divBdr>
    </w:div>
    <w:div w:id="824974052">
      <w:bodyDiv w:val="1"/>
      <w:marLeft w:val="0"/>
      <w:marRight w:val="0"/>
      <w:marTop w:val="0"/>
      <w:marBottom w:val="0"/>
      <w:divBdr>
        <w:top w:val="none" w:sz="0" w:space="0" w:color="auto"/>
        <w:left w:val="none" w:sz="0" w:space="0" w:color="auto"/>
        <w:bottom w:val="none" w:sz="0" w:space="0" w:color="auto"/>
        <w:right w:val="none" w:sz="0" w:space="0" w:color="auto"/>
      </w:divBdr>
    </w:div>
    <w:div w:id="839469904">
      <w:bodyDiv w:val="1"/>
      <w:marLeft w:val="0"/>
      <w:marRight w:val="0"/>
      <w:marTop w:val="0"/>
      <w:marBottom w:val="0"/>
      <w:divBdr>
        <w:top w:val="none" w:sz="0" w:space="0" w:color="auto"/>
        <w:left w:val="none" w:sz="0" w:space="0" w:color="auto"/>
        <w:bottom w:val="none" w:sz="0" w:space="0" w:color="auto"/>
        <w:right w:val="none" w:sz="0" w:space="0" w:color="auto"/>
      </w:divBdr>
    </w:div>
    <w:div w:id="968821245">
      <w:bodyDiv w:val="1"/>
      <w:marLeft w:val="0"/>
      <w:marRight w:val="0"/>
      <w:marTop w:val="0"/>
      <w:marBottom w:val="0"/>
      <w:divBdr>
        <w:top w:val="none" w:sz="0" w:space="0" w:color="auto"/>
        <w:left w:val="none" w:sz="0" w:space="0" w:color="auto"/>
        <w:bottom w:val="none" w:sz="0" w:space="0" w:color="auto"/>
        <w:right w:val="none" w:sz="0" w:space="0" w:color="auto"/>
      </w:divBdr>
    </w:div>
    <w:div w:id="976835285">
      <w:bodyDiv w:val="1"/>
      <w:marLeft w:val="0"/>
      <w:marRight w:val="0"/>
      <w:marTop w:val="0"/>
      <w:marBottom w:val="0"/>
      <w:divBdr>
        <w:top w:val="none" w:sz="0" w:space="0" w:color="auto"/>
        <w:left w:val="none" w:sz="0" w:space="0" w:color="auto"/>
        <w:bottom w:val="none" w:sz="0" w:space="0" w:color="auto"/>
        <w:right w:val="none" w:sz="0" w:space="0" w:color="auto"/>
      </w:divBdr>
    </w:div>
    <w:div w:id="1000234954">
      <w:bodyDiv w:val="1"/>
      <w:marLeft w:val="0"/>
      <w:marRight w:val="0"/>
      <w:marTop w:val="0"/>
      <w:marBottom w:val="0"/>
      <w:divBdr>
        <w:top w:val="none" w:sz="0" w:space="0" w:color="auto"/>
        <w:left w:val="none" w:sz="0" w:space="0" w:color="auto"/>
        <w:bottom w:val="none" w:sz="0" w:space="0" w:color="auto"/>
        <w:right w:val="none" w:sz="0" w:space="0" w:color="auto"/>
      </w:divBdr>
    </w:div>
    <w:div w:id="1247769160">
      <w:bodyDiv w:val="1"/>
      <w:marLeft w:val="0"/>
      <w:marRight w:val="0"/>
      <w:marTop w:val="0"/>
      <w:marBottom w:val="0"/>
      <w:divBdr>
        <w:top w:val="none" w:sz="0" w:space="0" w:color="auto"/>
        <w:left w:val="none" w:sz="0" w:space="0" w:color="auto"/>
        <w:bottom w:val="none" w:sz="0" w:space="0" w:color="auto"/>
        <w:right w:val="none" w:sz="0" w:space="0" w:color="auto"/>
      </w:divBdr>
    </w:div>
    <w:div w:id="1278874596">
      <w:bodyDiv w:val="1"/>
      <w:marLeft w:val="0"/>
      <w:marRight w:val="0"/>
      <w:marTop w:val="0"/>
      <w:marBottom w:val="0"/>
      <w:divBdr>
        <w:top w:val="none" w:sz="0" w:space="0" w:color="auto"/>
        <w:left w:val="none" w:sz="0" w:space="0" w:color="auto"/>
        <w:bottom w:val="none" w:sz="0" w:space="0" w:color="auto"/>
        <w:right w:val="none" w:sz="0" w:space="0" w:color="auto"/>
      </w:divBdr>
    </w:div>
    <w:div w:id="1338649895">
      <w:bodyDiv w:val="1"/>
      <w:marLeft w:val="0"/>
      <w:marRight w:val="0"/>
      <w:marTop w:val="0"/>
      <w:marBottom w:val="0"/>
      <w:divBdr>
        <w:top w:val="none" w:sz="0" w:space="0" w:color="auto"/>
        <w:left w:val="none" w:sz="0" w:space="0" w:color="auto"/>
        <w:bottom w:val="none" w:sz="0" w:space="0" w:color="auto"/>
        <w:right w:val="none" w:sz="0" w:space="0" w:color="auto"/>
      </w:divBdr>
    </w:div>
    <w:div w:id="1427074757">
      <w:bodyDiv w:val="1"/>
      <w:marLeft w:val="0"/>
      <w:marRight w:val="0"/>
      <w:marTop w:val="0"/>
      <w:marBottom w:val="0"/>
      <w:divBdr>
        <w:top w:val="none" w:sz="0" w:space="0" w:color="auto"/>
        <w:left w:val="none" w:sz="0" w:space="0" w:color="auto"/>
        <w:bottom w:val="none" w:sz="0" w:space="0" w:color="auto"/>
        <w:right w:val="none" w:sz="0" w:space="0" w:color="auto"/>
      </w:divBdr>
    </w:div>
    <w:div w:id="1437409697">
      <w:bodyDiv w:val="1"/>
      <w:marLeft w:val="0"/>
      <w:marRight w:val="0"/>
      <w:marTop w:val="0"/>
      <w:marBottom w:val="0"/>
      <w:divBdr>
        <w:top w:val="none" w:sz="0" w:space="0" w:color="auto"/>
        <w:left w:val="none" w:sz="0" w:space="0" w:color="auto"/>
        <w:bottom w:val="none" w:sz="0" w:space="0" w:color="auto"/>
        <w:right w:val="none" w:sz="0" w:space="0" w:color="auto"/>
      </w:divBdr>
    </w:div>
    <w:div w:id="1444496195">
      <w:bodyDiv w:val="1"/>
      <w:marLeft w:val="0"/>
      <w:marRight w:val="0"/>
      <w:marTop w:val="0"/>
      <w:marBottom w:val="0"/>
      <w:divBdr>
        <w:top w:val="none" w:sz="0" w:space="0" w:color="auto"/>
        <w:left w:val="none" w:sz="0" w:space="0" w:color="auto"/>
        <w:bottom w:val="none" w:sz="0" w:space="0" w:color="auto"/>
        <w:right w:val="none" w:sz="0" w:space="0" w:color="auto"/>
      </w:divBdr>
    </w:div>
    <w:div w:id="1452826015">
      <w:bodyDiv w:val="1"/>
      <w:marLeft w:val="0"/>
      <w:marRight w:val="0"/>
      <w:marTop w:val="0"/>
      <w:marBottom w:val="0"/>
      <w:divBdr>
        <w:top w:val="none" w:sz="0" w:space="0" w:color="auto"/>
        <w:left w:val="none" w:sz="0" w:space="0" w:color="auto"/>
        <w:bottom w:val="none" w:sz="0" w:space="0" w:color="auto"/>
        <w:right w:val="none" w:sz="0" w:space="0" w:color="auto"/>
      </w:divBdr>
    </w:div>
    <w:div w:id="1457917439">
      <w:bodyDiv w:val="1"/>
      <w:marLeft w:val="0"/>
      <w:marRight w:val="0"/>
      <w:marTop w:val="0"/>
      <w:marBottom w:val="0"/>
      <w:divBdr>
        <w:top w:val="none" w:sz="0" w:space="0" w:color="auto"/>
        <w:left w:val="none" w:sz="0" w:space="0" w:color="auto"/>
        <w:bottom w:val="none" w:sz="0" w:space="0" w:color="auto"/>
        <w:right w:val="none" w:sz="0" w:space="0" w:color="auto"/>
      </w:divBdr>
    </w:div>
    <w:div w:id="1481462140">
      <w:bodyDiv w:val="1"/>
      <w:marLeft w:val="0"/>
      <w:marRight w:val="0"/>
      <w:marTop w:val="0"/>
      <w:marBottom w:val="0"/>
      <w:divBdr>
        <w:top w:val="none" w:sz="0" w:space="0" w:color="auto"/>
        <w:left w:val="none" w:sz="0" w:space="0" w:color="auto"/>
        <w:bottom w:val="none" w:sz="0" w:space="0" w:color="auto"/>
        <w:right w:val="none" w:sz="0" w:space="0" w:color="auto"/>
      </w:divBdr>
    </w:div>
    <w:div w:id="1485126049">
      <w:bodyDiv w:val="1"/>
      <w:marLeft w:val="0"/>
      <w:marRight w:val="0"/>
      <w:marTop w:val="0"/>
      <w:marBottom w:val="0"/>
      <w:divBdr>
        <w:top w:val="none" w:sz="0" w:space="0" w:color="auto"/>
        <w:left w:val="none" w:sz="0" w:space="0" w:color="auto"/>
        <w:bottom w:val="none" w:sz="0" w:space="0" w:color="auto"/>
        <w:right w:val="none" w:sz="0" w:space="0" w:color="auto"/>
      </w:divBdr>
    </w:div>
    <w:div w:id="1507817940">
      <w:bodyDiv w:val="1"/>
      <w:marLeft w:val="0"/>
      <w:marRight w:val="0"/>
      <w:marTop w:val="0"/>
      <w:marBottom w:val="0"/>
      <w:divBdr>
        <w:top w:val="none" w:sz="0" w:space="0" w:color="auto"/>
        <w:left w:val="none" w:sz="0" w:space="0" w:color="auto"/>
        <w:bottom w:val="none" w:sz="0" w:space="0" w:color="auto"/>
        <w:right w:val="none" w:sz="0" w:space="0" w:color="auto"/>
      </w:divBdr>
    </w:div>
    <w:div w:id="1680888220">
      <w:bodyDiv w:val="1"/>
      <w:marLeft w:val="0"/>
      <w:marRight w:val="0"/>
      <w:marTop w:val="0"/>
      <w:marBottom w:val="0"/>
      <w:divBdr>
        <w:top w:val="none" w:sz="0" w:space="0" w:color="auto"/>
        <w:left w:val="none" w:sz="0" w:space="0" w:color="auto"/>
        <w:bottom w:val="none" w:sz="0" w:space="0" w:color="auto"/>
        <w:right w:val="none" w:sz="0" w:space="0" w:color="auto"/>
      </w:divBdr>
    </w:div>
    <w:div w:id="1695109567">
      <w:bodyDiv w:val="1"/>
      <w:marLeft w:val="0"/>
      <w:marRight w:val="0"/>
      <w:marTop w:val="0"/>
      <w:marBottom w:val="0"/>
      <w:divBdr>
        <w:top w:val="none" w:sz="0" w:space="0" w:color="auto"/>
        <w:left w:val="none" w:sz="0" w:space="0" w:color="auto"/>
        <w:bottom w:val="none" w:sz="0" w:space="0" w:color="auto"/>
        <w:right w:val="none" w:sz="0" w:space="0" w:color="auto"/>
      </w:divBdr>
    </w:div>
    <w:div w:id="1700545201">
      <w:bodyDiv w:val="1"/>
      <w:marLeft w:val="0"/>
      <w:marRight w:val="0"/>
      <w:marTop w:val="0"/>
      <w:marBottom w:val="0"/>
      <w:divBdr>
        <w:top w:val="none" w:sz="0" w:space="0" w:color="auto"/>
        <w:left w:val="none" w:sz="0" w:space="0" w:color="auto"/>
        <w:bottom w:val="none" w:sz="0" w:space="0" w:color="auto"/>
        <w:right w:val="none" w:sz="0" w:space="0" w:color="auto"/>
      </w:divBdr>
    </w:div>
    <w:div w:id="1751805351">
      <w:bodyDiv w:val="1"/>
      <w:marLeft w:val="0"/>
      <w:marRight w:val="0"/>
      <w:marTop w:val="0"/>
      <w:marBottom w:val="0"/>
      <w:divBdr>
        <w:top w:val="none" w:sz="0" w:space="0" w:color="auto"/>
        <w:left w:val="none" w:sz="0" w:space="0" w:color="auto"/>
        <w:bottom w:val="none" w:sz="0" w:space="0" w:color="auto"/>
        <w:right w:val="none" w:sz="0" w:space="0" w:color="auto"/>
      </w:divBdr>
    </w:div>
    <w:div w:id="1772898320">
      <w:bodyDiv w:val="1"/>
      <w:marLeft w:val="0"/>
      <w:marRight w:val="0"/>
      <w:marTop w:val="0"/>
      <w:marBottom w:val="0"/>
      <w:divBdr>
        <w:top w:val="none" w:sz="0" w:space="0" w:color="auto"/>
        <w:left w:val="none" w:sz="0" w:space="0" w:color="auto"/>
        <w:bottom w:val="none" w:sz="0" w:space="0" w:color="auto"/>
        <w:right w:val="none" w:sz="0" w:space="0" w:color="auto"/>
      </w:divBdr>
    </w:div>
    <w:div w:id="1795976284">
      <w:bodyDiv w:val="1"/>
      <w:marLeft w:val="0"/>
      <w:marRight w:val="0"/>
      <w:marTop w:val="0"/>
      <w:marBottom w:val="0"/>
      <w:divBdr>
        <w:top w:val="none" w:sz="0" w:space="0" w:color="auto"/>
        <w:left w:val="none" w:sz="0" w:space="0" w:color="auto"/>
        <w:bottom w:val="none" w:sz="0" w:space="0" w:color="auto"/>
        <w:right w:val="none" w:sz="0" w:space="0" w:color="auto"/>
      </w:divBdr>
    </w:div>
    <w:div w:id="1823309486">
      <w:bodyDiv w:val="1"/>
      <w:marLeft w:val="0"/>
      <w:marRight w:val="0"/>
      <w:marTop w:val="0"/>
      <w:marBottom w:val="0"/>
      <w:divBdr>
        <w:top w:val="none" w:sz="0" w:space="0" w:color="auto"/>
        <w:left w:val="none" w:sz="0" w:space="0" w:color="auto"/>
        <w:bottom w:val="none" w:sz="0" w:space="0" w:color="auto"/>
        <w:right w:val="none" w:sz="0" w:space="0" w:color="auto"/>
      </w:divBdr>
    </w:div>
    <w:div w:id="1827211007">
      <w:bodyDiv w:val="1"/>
      <w:marLeft w:val="0"/>
      <w:marRight w:val="0"/>
      <w:marTop w:val="0"/>
      <w:marBottom w:val="0"/>
      <w:divBdr>
        <w:top w:val="none" w:sz="0" w:space="0" w:color="auto"/>
        <w:left w:val="none" w:sz="0" w:space="0" w:color="auto"/>
        <w:bottom w:val="none" w:sz="0" w:space="0" w:color="auto"/>
        <w:right w:val="none" w:sz="0" w:space="0" w:color="auto"/>
      </w:divBdr>
    </w:div>
    <w:div w:id="1830051776">
      <w:bodyDiv w:val="1"/>
      <w:marLeft w:val="0"/>
      <w:marRight w:val="0"/>
      <w:marTop w:val="0"/>
      <w:marBottom w:val="0"/>
      <w:divBdr>
        <w:top w:val="none" w:sz="0" w:space="0" w:color="auto"/>
        <w:left w:val="none" w:sz="0" w:space="0" w:color="auto"/>
        <w:bottom w:val="none" w:sz="0" w:space="0" w:color="auto"/>
        <w:right w:val="none" w:sz="0" w:space="0" w:color="auto"/>
      </w:divBdr>
    </w:div>
    <w:div w:id="1835754997">
      <w:bodyDiv w:val="1"/>
      <w:marLeft w:val="0"/>
      <w:marRight w:val="0"/>
      <w:marTop w:val="0"/>
      <w:marBottom w:val="0"/>
      <w:divBdr>
        <w:top w:val="none" w:sz="0" w:space="0" w:color="auto"/>
        <w:left w:val="none" w:sz="0" w:space="0" w:color="auto"/>
        <w:bottom w:val="none" w:sz="0" w:space="0" w:color="auto"/>
        <w:right w:val="none" w:sz="0" w:space="0" w:color="auto"/>
      </w:divBdr>
    </w:div>
    <w:div w:id="1950896299">
      <w:bodyDiv w:val="1"/>
      <w:marLeft w:val="0"/>
      <w:marRight w:val="0"/>
      <w:marTop w:val="0"/>
      <w:marBottom w:val="0"/>
      <w:divBdr>
        <w:top w:val="none" w:sz="0" w:space="0" w:color="auto"/>
        <w:left w:val="none" w:sz="0" w:space="0" w:color="auto"/>
        <w:bottom w:val="none" w:sz="0" w:space="0" w:color="auto"/>
        <w:right w:val="none" w:sz="0" w:space="0" w:color="auto"/>
      </w:divBdr>
    </w:div>
    <w:div w:id="1959295127">
      <w:bodyDiv w:val="1"/>
      <w:marLeft w:val="0"/>
      <w:marRight w:val="0"/>
      <w:marTop w:val="0"/>
      <w:marBottom w:val="0"/>
      <w:divBdr>
        <w:top w:val="none" w:sz="0" w:space="0" w:color="auto"/>
        <w:left w:val="none" w:sz="0" w:space="0" w:color="auto"/>
        <w:bottom w:val="none" w:sz="0" w:space="0" w:color="auto"/>
        <w:right w:val="none" w:sz="0" w:space="0" w:color="auto"/>
      </w:divBdr>
    </w:div>
    <w:div w:id="1987200536">
      <w:bodyDiv w:val="1"/>
      <w:marLeft w:val="0"/>
      <w:marRight w:val="0"/>
      <w:marTop w:val="0"/>
      <w:marBottom w:val="0"/>
      <w:divBdr>
        <w:top w:val="none" w:sz="0" w:space="0" w:color="auto"/>
        <w:left w:val="none" w:sz="0" w:space="0" w:color="auto"/>
        <w:bottom w:val="none" w:sz="0" w:space="0" w:color="auto"/>
        <w:right w:val="none" w:sz="0" w:space="0" w:color="auto"/>
      </w:divBdr>
      <w:divsChild>
        <w:div w:id="314065224">
          <w:marLeft w:val="0"/>
          <w:marRight w:val="0"/>
          <w:marTop w:val="0"/>
          <w:marBottom w:val="0"/>
          <w:divBdr>
            <w:top w:val="none" w:sz="0" w:space="0" w:color="auto"/>
            <w:left w:val="none" w:sz="0" w:space="0" w:color="auto"/>
            <w:bottom w:val="none" w:sz="0" w:space="0" w:color="auto"/>
            <w:right w:val="none" w:sz="0" w:space="0" w:color="auto"/>
          </w:divBdr>
          <w:divsChild>
            <w:div w:id="2091927571">
              <w:marLeft w:val="0"/>
              <w:marRight w:val="0"/>
              <w:marTop w:val="0"/>
              <w:marBottom w:val="0"/>
              <w:divBdr>
                <w:top w:val="none" w:sz="0" w:space="0" w:color="auto"/>
                <w:left w:val="none" w:sz="0" w:space="0" w:color="auto"/>
                <w:bottom w:val="none" w:sz="0" w:space="0" w:color="auto"/>
                <w:right w:val="none" w:sz="0" w:space="0" w:color="auto"/>
              </w:divBdr>
              <w:divsChild>
                <w:div w:id="57994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75733">
      <w:bodyDiv w:val="1"/>
      <w:marLeft w:val="0"/>
      <w:marRight w:val="0"/>
      <w:marTop w:val="0"/>
      <w:marBottom w:val="0"/>
      <w:divBdr>
        <w:top w:val="none" w:sz="0" w:space="0" w:color="auto"/>
        <w:left w:val="none" w:sz="0" w:space="0" w:color="auto"/>
        <w:bottom w:val="none" w:sz="0" w:space="0" w:color="auto"/>
        <w:right w:val="none" w:sz="0" w:space="0" w:color="auto"/>
      </w:divBdr>
      <w:divsChild>
        <w:div w:id="199174226">
          <w:marLeft w:val="0"/>
          <w:marRight w:val="0"/>
          <w:marTop w:val="0"/>
          <w:marBottom w:val="0"/>
          <w:divBdr>
            <w:top w:val="none" w:sz="0" w:space="0" w:color="auto"/>
            <w:left w:val="none" w:sz="0" w:space="0" w:color="auto"/>
            <w:bottom w:val="none" w:sz="0" w:space="0" w:color="auto"/>
            <w:right w:val="none" w:sz="0" w:space="0" w:color="auto"/>
          </w:divBdr>
          <w:divsChild>
            <w:div w:id="2036735849">
              <w:marLeft w:val="0"/>
              <w:marRight w:val="0"/>
              <w:marTop w:val="0"/>
              <w:marBottom w:val="0"/>
              <w:divBdr>
                <w:top w:val="none" w:sz="0" w:space="0" w:color="auto"/>
                <w:left w:val="none" w:sz="0" w:space="0" w:color="auto"/>
                <w:bottom w:val="none" w:sz="0" w:space="0" w:color="auto"/>
                <w:right w:val="none" w:sz="0" w:space="0" w:color="auto"/>
              </w:divBdr>
              <w:divsChild>
                <w:div w:id="9585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670705">
      <w:bodyDiv w:val="1"/>
      <w:marLeft w:val="0"/>
      <w:marRight w:val="0"/>
      <w:marTop w:val="0"/>
      <w:marBottom w:val="0"/>
      <w:divBdr>
        <w:top w:val="none" w:sz="0" w:space="0" w:color="auto"/>
        <w:left w:val="none" w:sz="0" w:space="0" w:color="auto"/>
        <w:bottom w:val="none" w:sz="0" w:space="0" w:color="auto"/>
        <w:right w:val="none" w:sz="0" w:space="0" w:color="auto"/>
      </w:divBdr>
    </w:div>
    <w:div w:id="2012369086">
      <w:bodyDiv w:val="1"/>
      <w:marLeft w:val="0"/>
      <w:marRight w:val="0"/>
      <w:marTop w:val="0"/>
      <w:marBottom w:val="0"/>
      <w:divBdr>
        <w:top w:val="none" w:sz="0" w:space="0" w:color="auto"/>
        <w:left w:val="none" w:sz="0" w:space="0" w:color="auto"/>
        <w:bottom w:val="none" w:sz="0" w:space="0" w:color="auto"/>
        <w:right w:val="none" w:sz="0" w:space="0" w:color="auto"/>
      </w:divBdr>
    </w:div>
    <w:div w:id="2063164589">
      <w:bodyDiv w:val="1"/>
      <w:marLeft w:val="0"/>
      <w:marRight w:val="0"/>
      <w:marTop w:val="0"/>
      <w:marBottom w:val="0"/>
      <w:divBdr>
        <w:top w:val="none" w:sz="0" w:space="0" w:color="auto"/>
        <w:left w:val="none" w:sz="0" w:space="0" w:color="auto"/>
        <w:bottom w:val="none" w:sz="0" w:space="0" w:color="auto"/>
        <w:right w:val="none" w:sz="0" w:space="0" w:color="auto"/>
      </w:divBdr>
    </w:div>
    <w:div w:id="2079210444">
      <w:bodyDiv w:val="1"/>
      <w:marLeft w:val="0"/>
      <w:marRight w:val="0"/>
      <w:marTop w:val="0"/>
      <w:marBottom w:val="0"/>
      <w:divBdr>
        <w:top w:val="none" w:sz="0" w:space="0" w:color="auto"/>
        <w:left w:val="none" w:sz="0" w:space="0" w:color="auto"/>
        <w:bottom w:val="none" w:sz="0" w:space="0" w:color="auto"/>
        <w:right w:val="none" w:sz="0" w:space="0" w:color="auto"/>
      </w:divBdr>
    </w:div>
    <w:div w:id="2086224582">
      <w:bodyDiv w:val="1"/>
      <w:marLeft w:val="0"/>
      <w:marRight w:val="0"/>
      <w:marTop w:val="0"/>
      <w:marBottom w:val="0"/>
      <w:divBdr>
        <w:top w:val="none" w:sz="0" w:space="0" w:color="auto"/>
        <w:left w:val="none" w:sz="0" w:space="0" w:color="auto"/>
        <w:bottom w:val="none" w:sz="0" w:space="0" w:color="auto"/>
        <w:right w:val="none" w:sz="0" w:space="0" w:color="auto"/>
      </w:divBdr>
    </w:div>
    <w:div w:id="214349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explodecomputer/covid-uob-pooling" TargetMode="External"/><Relationship Id="rId20" Type="http://schemas.openxmlformats.org/officeDocument/2006/relationships/image" Target="media/image4.png"/><Relationship Id="rId29"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yperlink" Target="https://explodecomputer.github.io/covid-uob-pooling/lfd.html"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microsoft.com/office/2011/relationships/people" Target="people.xml"/></Relationships>
</file>

<file path=word/documenttasks/documenttasks1.xml><?xml version="1.0" encoding="utf-8"?>
<t:Tasks xmlns:t="http://schemas.microsoft.com/office/tasks/2019/documenttasks">
  <t:Task id="{25073FEA-1340-4974-937D-5A5B365DA7BD}">
    <t:Anchor>
      <t:Comment id="594587384"/>
    </t:Anchor>
    <t:History>
      <t:Event id="{F21C8C1B-E153-4ECB-865C-44332DDD07A1}" time="2020-12-06T23:04:26Z">
        <t:Attribution userId="S::at15189@bristol.ac.uk::fd985345-f710-42bd-a35d-7b33865c2fa4" userProvider="AD" userName="Amy Thomas"/>
        <t:Anchor>
          <t:Comment id="873552051"/>
        </t:Anchor>
        <t:Create/>
      </t:Event>
      <t:Event id="{4F3D8AA4-A9EF-4FF3-92FF-353646C7C560}" time="2020-12-06T23:04:26Z">
        <t:Attribution userId="S::at15189@bristol.ac.uk::fd985345-f710-42bd-a35d-7b33865c2fa4" userProvider="AD" userName="Amy Thomas"/>
        <t:Anchor>
          <t:Comment id="873552051"/>
        </t:Anchor>
        <t:Assign userId="S::gh13047@bristol.ac.uk::7efd33cf-a783-440c-ab4a-db565865b211" userProvider="AD" userName="Gibran Hemani"/>
      </t:Event>
      <t:Event id="{EB7893B4-0D21-4158-800C-A722A76D95AF}" time="2020-12-06T23:04:26Z">
        <t:Attribution userId="S::at15189@bristol.ac.uk::fd985345-f710-42bd-a35d-7b33865c2fa4" userProvider="AD" userName="Amy Thomas"/>
        <t:Anchor>
          <t:Comment id="873552051"/>
        </t:Anchor>
        <t:SetTitle title="@Gibran Hemani I'll have a look in the literature, it can really vary. There could be something published now for saliva/nasal swabs."/>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1EEB5AD3857DA49A7745C43B6608EEA" ma:contentTypeVersion="12" ma:contentTypeDescription="Create a new document." ma:contentTypeScope="" ma:versionID="655dcfd5fc99b347786ca01280df1ec8">
  <xsd:schema xmlns:xsd="http://www.w3.org/2001/XMLSchema" xmlns:xs="http://www.w3.org/2001/XMLSchema" xmlns:p="http://schemas.microsoft.com/office/2006/metadata/properties" xmlns:ns2="7929c210-2a83-47c0-b2cb-628f8ec19383" xmlns:ns3="fe5420d7-dc53-4216-b80f-5a4c00b784d7" targetNamespace="http://schemas.microsoft.com/office/2006/metadata/properties" ma:root="true" ma:fieldsID="06e7a3ab8d65cda229e07558c8db16a2" ns2:_="" ns3:_="">
    <xsd:import namespace="7929c210-2a83-47c0-b2cb-628f8ec19383"/>
    <xsd:import namespace="fe5420d7-dc53-4216-b80f-5a4c00b784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29c210-2a83-47c0-b2cb-628f8ec193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5420d7-dc53-4216-b80f-5a4c00b784d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fe5420d7-dc53-4216-b80f-5a4c00b784d7">
      <UserInfo>
        <DisplayName>David Ellis</DisplayName>
        <AccountId>1339</AccountId>
        <AccountType/>
      </UserInfo>
    </SharedWithUsers>
  </documentManagement>
</p:properties>
</file>

<file path=customXml/itemProps1.xml><?xml version="1.0" encoding="utf-8"?>
<ds:datastoreItem xmlns:ds="http://schemas.openxmlformats.org/officeDocument/2006/customXml" ds:itemID="{B6FACD72-8565-4B42-A18A-B604EC56D1E9}">
  <ds:schemaRefs>
    <ds:schemaRef ds:uri="http://schemas.microsoft.com/sharepoint/v3/contenttype/forms"/>
  </ds:schemaRefs>
</ds:datastoreItem>
</file>

<file path=customXml/itemProps2.xml><?xml version="1.0" encoding="utf-8"?>
<ds:datastoreItem xmlns:ds="http://schemas.openxmlformats.org/officeDocument/2006/customXml" ds:itemID="{33410590-EC02-4315-A8A2-91169EFDA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29c210-2a83-47c0-b2cb-628f8ec19383"/>
    <ds:schemaRef ds:uri="fe5420d7-dc53-4216-b80f-5a4c00b784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82C9FC-0FF8-EB43-88EA-4E18AF46F35F}">
  <ds:schemaRefs>
    <ds:schemaRef ds:uri="http://schemas.openxmlformats.org/officeDocument/2006/bibliography"/>
  </ds:schemaRefs>
</ds:datastoreItem>
</file>

<file path=customXml/itemProps4.xml><?xml version="1.0" encoding="utf-8"?>
<ds:datastoreItem xmlns:ds="http://schemas.openxmlformats.org/officeDocument/2006/customXml" ds:itemID="{10822D70-E00A-4FCE-851A-EF19F81723DD}">
  <ds:schemaRefs>
    <ds:schemaRef ds:uri="http://schemas.microsoft.com/office/2006/metadata/properties"/>
    <ds:schemaRef ds:uri="http://schemas.microsoft.com/office/infopath/2007/PartnerControls"/>
    <ds:schemaRef ds:uri="fe5420d7-dc53-4216-b80f-5a4c00b784d7"/>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23</Pages>
  <Words>32740</Words>
  <Characters>186623</Characters>
  <Application>Microsoft Office Word</Application>
  <DocSecurity>0</DocSecurity>
  <Lines>1555</Lines>
  <Paragraphs>437</Paragraphs>
  <ScaleCrop>false</ScaleCrop>
  <Company/>
  <LinksUpToDate>false</LinksUpToDate>
  <CharactersWithSpaces>218926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Gibran Hemani</dc:creator>
  <cp:keywords/>
  <dc:description/>
  <cp:lastModifiedBy>Gibran Hemani</cp:lastModifiedBy>
  <cp:revision>43</cp:revision>
  <dcterms:created xsi:type="dcterms:W3CDTF">2021-02-23T09:22:00Z</dcterms:created>
  <dcterms:modified xsi:type="dcterms:W3CDTF">2021-03-12T22:10:00Z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0x010100D1EEB5AD3857DA49A7745C43B6608EEA</vt:lpwstr>
  </property>
  <property fmtid="{D5CDD505-2E9C-101B-9397-08002B2CF9AE}" pid="3" name="Mendeley Document_1">
    <vt:lpwstr>True</vt:lpwstr>
  </property>
  <property fmtid="{D5CDD505-2E9C-101B-9397-08002B2CF9AE}" pid="4" name="Mendeley Unique User Id_1">
    <vt:lpwstr>09befabc-6f86-3d20-831f-26ff014234b6</vt:lpwstr>
  </property>
  <property fmtid="{D5CDD505-2E9C-101B-9397-08002B2CF9AE}" pid="5" name="Mendeley Citation Style_1">
    <vt:lpwstr>http://www.zotero.org/styles/nature</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http://www.zotero.org/styles/elsevier-harvard2</vt:lpwstr>
  </property>
  <property fmtid="{D5CDD505-2E9C-101B-9397-08002B2CF9AE}" pid="17" name="Mendeley Recent Style Name 5_1">
    <vt:lpwstr>Elsevier - Harvard 2</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SIP_Label_181c070e-054b-4d1c-ba4c-fc70b099192e_Enabled">
    <vt:lpwstr>True</vt:lpwstr>
  </property>
  <property fmtid="{D5CDD505-2E9C-101B-9397-08002B2CF9AE}" pid="27" name="MSIP_Label_181c070e-054b-4d1c-ba4c-fc70b099192e_SiteId">
    <vt:lpwstr>2567d566-604c-408a-8a60-55d0dc9d9d6b</vt:lpwstr>
  </property>
  <property fmtid="{D5CDD505-2E9C-101B-9397-08002B2CF9AE}" pid="28" name="MSIP_Label_181c070e-054b-4d1c-ba4c-fc70b099192e_Owner">
    <vt:lpwstr>Florence.Theil@informa.com</vt:lpwstr>
  </property>
  <property fmtid="{D5CDD505-2E9C-101B-9397-08002B2CF9AE}" pid="29" name="MSIP_Label_181c070e-054b-4d1c-ba4c-fc70b099192e_SetDate">
    <vt:lpwstr>2021-02-23T09:21:54.3559556Z</vt:lpwstr>
  </property>
  <property fmtid="{D5CDD505-2E9C-101B-9397-08002B2CF9AE}" pid="30" name="MSIP_Label_181c070e-054b-4d1c-ba4c-fc70b099192e_Name">
    <vt:lpwstr>General</vt:lpwstr>
  </property>
  <property fmtid="{D5CDD505-2E9C-101B-9397-08002B2CF9AE}" pid="31" name="MSIP_Label_181c070e-054b-4d1c-ba4c-fc70b099192e_Application">
    <vt:lpwstr>Microsoft Azure Information Protection</vt:lpwstr>
  </property>
  <property fmtid="{D5CDD505-2E9C-101B-9397-08002B2CF9AE}" pid="32" name="MSIP_Label_181c070e-054b-4d1c-ba4c-fc70b099192e_ActionId">
    <vt:lpwstr>6a0a9fc3-ee24-4d2e-997c-ec92c7d66265</vt:lpwstr>
  </property>
  <property fmtid="{D5CDD505-2E9C-101B-9397-08002B2CF9AE}" pid="33" name="MSIP_Label_181c070e-054b-4d1c-ba4c-fc70b099192e_Extended_MSFT_Method">
    <vt:lpwstr>Automatic</vt:lpwstr>
  </property>
  <property fmtid="{D5CDD505-2E9C-101B-9397-08002B2CF9AE}" pid="34" name="MSIP_Label_2bbab825-a111-45e4-86a1-18cee0005896_Enabled">
    <vt:lpwstr>True</vt:lpwstr>
  </property>
  <property fmtid="{D5CDD505-2E9C-101B-9397-08002B2CF9AE}" pid="35" name="MSIP_Label_2bbab825-a111-45e4-86a1-18cee0005896_SiteId">
    <vt:lpwstr>2567d566-604c-408a-8a60-55d0dc9d9d6b</vt:lpwstr>
  </property>
  <property fmtid="{D5CDD505-2E9C-101B-9397-08002B2CF9AE}" pid="36" name="MSIP_Label_2bbab825-a111-45e4-86a1-18cee0005896_Owner">
    <vt:lpwstr>Florence.Theil@informa.com</vt:lpwstr>
  </property>
  <property fmtid="{D5CDD505-2E9C-101B-9397-08002B2CF9AE}" pid="37" name="MSIP_Label_2bbab825-a111-45e4-86a1-18cee0005896_SetDate">
    <vt:lpwstr>2021-02-23T09:21:54.3559556Z</vt:lpwstr>
  </property>
  <property fmtid="{D5CDD505-2E9C-101B-9397-08002B2CF9AE}" pid="38" name="MSIP_Label_2bbab825-a111-45e4-86a1-18cee0005896_Name">
    <vt:lpwstr>Un-restricted</vt:lpwstr>
  </property>
  <property fmtid="{D5CDD505-2E9C-101B-9397-08002B2CF9AE}" pid="39" name="MSIP_Label_2bbab825-a111-45e4-86a1-18cee0005896_Application">
    <vt:lpwstr>Microsoft Azure Information Protection</vt:lpwstr>
  </property>
  <property fmtid="{D5CDD505-2E9C-101B-9397-08002B2CF9AE}" pid="40" name="MSIP_Label_2bbab825-a111-45e4-86a1-18cee0005896_ActionId">
    <vt:lpwstr>6a0a9fc3-ee24-4d2e-997c-ec92c7d66265</vt:lpwstr>
  </property>
  <property fmtid="{D5CDD505-2E9C-101B-9397-08002B2CF9AE}" pid="41" name="MSIP_Label_2bbab825-a111-45e4-86a1-18cee0005896_Parent">
    <vt:lpwstr>181c070e-054b-4d1c-ba4c-fc70b099192e</vt:lpwstr>
  </property>
  <property fmtid="{D5CDD505-2E9C-101B-9397-08002B2CF9AE}" pid="42" name="MSIP_Label_2bbab825-a111-45e4-86a1-18cee0005896_Extended_MSFT_Method">
    <vt:lpwstr>Automatic</vt:lpwstr>
  </property>
  <property fmtid="{D5CDD505-2E9C-101B-9397-08002B2CF9AE}" pid="43" name="Sensitivity">
    <vt:lpwstr>General Un-restricted</vt:lpwstr>
  </property>
</Properties>
</file>